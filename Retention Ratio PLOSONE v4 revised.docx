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before="0" w:after="0"/>
        <w:jc w:val="left"/>
      </w:pPr>
      <w:r>
        <w:rPr>
          <w:rFonts w:ascii="Times New Roman" w:cs="Times New Roman" w:eastAsia="Times New Roman" w:hAnsi="Times New Roman"/>
          <w:b/>
          <w:bCs/>
          <w:i w:val="false"/>
          <w:iCs w:val="false"/>
          <w:sz w:val="28"/>
          <w:szCs w:val="28"/>
        </w:rPr>
        <w:t xml:space="preserve">Mechanistic modeling of exosome pharmacokinetics reveals a retention ratio governing sustained organ accumulation</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bCs/>
          <w:i w:val="false"/>
          <w:iCs w:val="false"/>
          <w:sz w:val="24"/>
          <w:szCs w:val="24"/>
        </w:rPr>
        <w:t xml:space="preserve">Shen Zhuofan</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iCs/>
          <w:sz w:val="22"/>
          <w:szCs w:val="22"/>
        </w:rPr>
        <w:t xml:space="preserve">Biotechnology Program, University of Debrecen, Debrecen, Hungary</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bCs/>
          <w:i w:val="false"/>
          <w:iCs w:val="false"/>
          <w:sz w:val="22"/>
          <w:szCs w:val="22"/>
        </w:rPr>
        <w:t xml:space="preserve">Corresponding author:</w:t>
      </w:r>
      <w:r>
        <w:rPr>
          <w:rFonts w:ascii="Times New Roman" w:cs="Times New Roman" w:eastAsia="Times New Roman" w:hAnsi="Times New Roman"/>
          <w:b w:val="false"/>
          <w:bCs w:val="false"/>
          <w:i w:val="false"/>
          <w:iCs w:val="false"/>
          <w:sz w:val="22"/>
          <w:szCs w:val="22"/>
        </w:rPr>
        <w:t xml:space="preserve"> alexshen2468@gmail.com</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bCs/>
          <w:i w:val="false"/>
          <w:iCs w:val="false"/>
          <w:sz w:val="22"/>
          <w:szCs w:val="22"/>
        </w:rPr>
        <w:t xml:space="preserve">Short title: </w:t>
      </w:r>
      <w:r>
        <w:rPr>
          <w:rFonts w:ascii="Times New Roman" w:cs="Times New Roman" w:eastAsia="Times New Roman" w:hAnsi="Times New Roman"/>
          <w:b w:val="false"/>
          <w:bCs w:val="false"/>
          <w:i w:val="false"/>
          <w:iCs w:val="false"/>
          <w:sz w:val="22"/>
          <w:szCs w:val="22"/>
        </w:rPr>
        <w:t xml:space="preserve">Exosome retention ratio governs organ accumulation</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1"/>
        <w:spacing w:line="480" w:lineRule="auto" w:before="240" w:after="0"/>
      </w:pPr>
      <w:r>
        <w:rPr>
          <w:rFonts w:ascii="Times New Roman" w:cs="Times New Roman" w:eastAsia="Times New Roman" w:hAnsi="Times New Roman"/>
          <w:b/>
          <w:bCs/>
          <w:i w:val="false"/>
          <w:iCs w:val="false"/>
          <w:sz w:val="24"/>
          <w:szCs w:val="24"/>
        </w:rPr>
        <w:t xml:space="preserve">Abstract</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Exosome-mediated drug delivery systems hold significant promise owing to their intrinsic biocompatibility and capacity to carry diverse therapeutic cargo. A consistent paradox in reported biodistribution data is that intravenously administered exosomes undergo rapid biphasic clearance from blood (initial half-life ≈1–2 h) yet accumulate in the liver for periods exceeding 24–168 h. Classical one- or two-compartment pharmacokinetic models cannot mechanistically account for this decoupling. We develop a multi-scale systems pharmacology model comprising five coupled ordinary differential equation (ODE) subsystems—systemic circulation, reversible organ reservoir, nonlinear intracellular uptake, drug release, and pharmacodynamic response—and introduce a dimensionless retention ratio R = k_bind / k_rel as a compact descriptor of hepatic trapping strength. The model was fitted to quantitative blood and hepatic concentration-time data from Choi et al. [16] using </w:t>
      </w:r>
      <w:del w:id="100" w:author="Claude" w:date="2026-03-07T00:00:00Z">
        <w:r>
          <w:rPr>
            <w:rFonts w:ascii="Times New Roman" w:cs="Times New Roman" w:eastAsia="Times New Roman" w:hAnsi="Times New Roman"/>
            <w:b w:val="false"/>
            <w:bCs w:val="false"/>
            <w:i w:val="false"/>
            <w:iCs w:val="false"/>
            <w:sz w:val="24"/>
            <w:szCs w:val="24"/>
          </w:rPr>
          <w:delText xml:space="preserve">ₙ⁹Zr-labelled GMP-grade exosomes in mice</w:delText>
        </w:r>
      </w:del>
      <w:ins w:id="101" w:author="Claude" w:date="2026-03-07T00:00:00Z">
        <w:r>
          <w:rPr>
            <w:rFonts w:ascii="Times New Roman" w:cs="Times New Roman" w:eastAsia="Times New Roman" w:hAnsi="Times New Roman"/>
            <w:b w:val="false"/>
            <w:bCs w:val="false"/>
            <w:i w:val="false"/>
            <w:iCs w:val="false"/>
            <w:sz w:val="24"/>
            <w:szCs w:val="24"/>
          </w:rPr>
          <w:t xml:space="preserve">⁹⁹Zr-labelled GMP-grade exosomes in mice</w:t>
        </w:r>
      </w:ins>
      <w:r>
        <w:rPr>
          <w:rFonts w:ascii="Times New Roman" w:cs="Times New Roman" w:eastAsia="Times New Roman" w:hAnsi="Times New Roman"/>
          <w:b w:val="false"/>
          <w:bCs w:val="false"/>
          <w:i w:val="false"/>
          <w:iCs w:val="false"/>
          <w:sz w:val="24"/>
          <w:szCs w:val="24"/>
        </w:rPr>
        <w:t xml:space="preserve">, and independently cross-validated without refitting against two further datasets: Mirzaaghasi et al. [17] (DiR-labelled HEK293T exosomes, 1–8 h) and Wiklander et al. [11] (DiI-labelled C2C12 exosomes, 1–24 h). The reservoir model (M3) outperformed classical alternatives by decisive AICc margins. Cross-validation reproduced the observed biphasic blood and hepatic profiles across both independent datasets with </w:t>
      </w:r>
      <w:del w:id="102" w:author="Claude" w:date="2026-03-07T00:00:00Z">
        <w:r>
          <w:rPr>
            <w:rFonts w:ascii="Times New Roman" w:cs="Times New Roman" w:eastAsia="Times New Roman" w:hAnsi="Times New Roman"/>
            <w:b w:val="false"/>
            <w:bCs w:val="false"/>
            <w:i w:val="false"/>
            <w:iCs w:val="false"/>
            <w:sz w:val="24"/>
            <w:szCs w:val="24"/>
          </w:rPr>
          <w:delText xml:space="preserve">mean absolute error (MAE) of 0.063–0.118 normalised units</w:delText>
        </w:r>
      </w:del>
      <w:ins w:id="103" w:author="Claude" w:date="2026-03-07T00:00:00Z">
        <w:r>
          <w:rPr>
            <w:rFonts w:ascii="Times New Roman" w:cs="Times New Roman" w:eastAsia="Times New Roman" w:hAnsi="Times New Roman"/>
            <w:b w:val="false"/>
            <w:bCs w:val="false"/>
            <w:i w:val="false"/>
            <w:iCs w:val="false"/>
            <w:sz w:val="24"/>
            <w:szCs w:val="24"/>
          </w:rPr>
          <w:t xml:space="preserve">mean absolute error (MAE) of 0.090–0.118 (blood) and 0.073–0.080 (liver) normalised units</w:t>
        </w:r>
      </w:ins>
      <w:r>
        <w:rPr>
          <w:rFonts w:ascii="Times New Roman" w:cs="Times New Roman" w:eastAsia="Times New Roman" w:hAnsi="Times New Roman"/>
          <w:b w:val="false"/>
          <w:bCs w:val="false"/>
          <w:i w:val="false"/>
          <w:iCs w:val="false"/>
          <w:sz w:val="24"/>
          <w:szCs w:val="24"/>
        </w:rPr>
        <w:t xml:space="preserve">. Bootstrap resampling (n = 500) confirmed parameter identifiability (k_rel coefficient of variation: 18.2%). Global Sobol sensitivity analysis identified k_rel as the dominant determinant of hepatic area under the curve (S1 = 0.182). Simulations demonstrate that baseline plateau duration is approximately 60 h at the fitted R ≈ 5, increasing to 133 h under a 75% reduction of k_rel—a quantitative, experimentally testable prediction. We note that while the model correctly reproduces the kinetic trajectory of hepatic accumulation, absolute %ID magnitudes are subject to a systematic offset attributable to </w:t>
      </w:r>
      <w:del w:id="104" w:author="Claude" w:date="2026-03-07T00:00:00Z">
        <w:r>
          <w:rPr>
            <w:rFonts w:ascii="Times New Roman" w:cs="Times New Roman" w:eastAsia="Times New Roman" w:hAnsi="Times New Roman"/>
            <w:b w:val="false"/>
            <w:bCs w:val="false"/>
            <w:i w:val="false"/>
            <w:iCs w:val="false"/>
            <w:sz w:val="24"/>
            <w:szCs w:val="24"/>
          </w:rPr>
          <w:delText xml:space="preserve">radiolabel persistence artefact inherent to ₙ⁹Zr-based biodistribution quantification; this limitation is explicitly discussed.</w:delText>
        </w:r>
      </w:del>
      <w:ins w:id="105" w:author="Claude" w:date="2026-03-07T00:00:00Z">
        <w:r>
          <w:rPr>
            <w:rFonts w:ascii="Times New Roman" w:cs="Times New Roman" w:eastAsia="Times New Roman" w:hAnsi="Times New Roman"/>
            <w:b w:val="false"/>
            <w:bCs w:val="false"/>
            <w:i w:val="false"/>
            <w:iCs w:val="false"/>
            <w:sz w:val="24"/>
            <w:szCs w:val="24"/>
          </w:rPr>
          <w:t xml:space="preserve">radiolabel persistence artefact inherent to ⁹⁹Zr-based biodistribution quantification; this limitation is explicitly discussed.</w:t>
        </w:r>
      </w:ins>
      <w:r>
        <w:rPr>
          <w:rFonts w:ascii="Times New Roman" w:cs="Times New Roman" w:eastAsia="Times New Roman" w:hAnsi="Times New Roman"/>
          <w:b w:val="false"/>
          <w:bCs w:val="false"/>
          <w:i w:val="false"/>
          <w:iCs w:val="false"/>
          <w:sz w:val="24"/>
          <w:szCs w:val="24"/>
        </w:rPr>
        <w:t xml:space="preserve"> The retention ratio provides a biologically interpretable, cross-validated, and experimentally actionable design parameter for engineering exosome therapeutics with tunable hepatic retention profiles.</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1"/>
        <w:spacing w:line="480" w:lineRule="auto" w:before="240" w:after="0"/>
      </w:pPr>
      <w:r>
        <w:rPr>
          <w:rFonts w:ascii="Times New Roman" w:cs="Times New Roman" w:eastAsia="Times New Roman" w:hAnsi="Times New Roman"/>
          <w:b/>
          <w:bCs/>
          <w:i w:val="false"/>
          <w:iCs w:val="false"/>
          <w:sz w:val="24"/>
          <w:szCs w:val="24"/>
        </w:rPr>
        <w:t xml:space="preserve">Introduction</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Extracellular vesicles (EVs)—and in particular exosomes of endosomal origin (30–150 nm)—have attracted sustained interest as next-generation drug delivery vehicles. Their defining advantages include low immunogenicity, ability to cross biophysical barriers including the blood-brain barrier, capacity for surface engineering to display targeting ligands, and efficient loading of nucleic acids, proteins, and small molecules [1–5]. Multiple preclinical studies have demonstrated therapeutic proof-of-concept in oncology, neurological disease, and inflammation, and first-in-human clinical trials are now ongoing [6–10].</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Despite this momentum, the in vivo pharmacokinetics of exosomes remain incompletely understood and difficult to model quantitatively. Biodistribution studies consistently report a characteristic pattern: following intravenous administration, blood concentrations decline rapidly (initial half-life 1–2 h), consistent with efficient uptake by the mononuclear phagocyte system, yet hepatic and splenic levels peak between 2 and 48 h and remain substantially elevated for days [11–16]. This decoupling between systemic clearance and organ retention is fundamentally incompatible with classical pharmacokinetic compartment models, which predict that organ concentration profiles closely track—and are limited by—the systemic blood concentration.</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The biological basis of this phenomenon involves reversible interactions between exosomes and tissue-resident components. In the liver, Kupffer cells expressing CD169, liver sinusoidal endothelial cells (LSECs), and hepatic stellate cells express pattern recognition receptors capable of capturing exosomes via phosphatidylserine recognition, lectin binding, or heparan sulfate proteoglycan interactions [13,16]. Importantly, a fraction of bound exosomes can be released intact, creating a dynamic reservoir that sustains local concentrations well after blood levels have declined.</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Mathematical modeling provides a principled route to formalising this framework. Mechanism-based pharmacokinetic-pharmacodynamic (PK-PD) modeling has proved instrumental in elucidating analogous retention anomalies for liposomal formulations, antibody-drug conjugates, and nanoparticulate systems, but has not yet been systematically applied to define a governing parameter for exosome retention [18–25]. The present study addresses this gap by: (1) developing a multi-scale ODE model with explicit reversible reservoir dynamics; (2) defining the dimensionless retention ratio R = k_bind / k_rel as a unified descriptor with a clear physical interpretation; (3) fitting the model to quantitative ₉₉Zr-exosome in vivo data and rigorously evaluating goodness-of-fit through AICc model selection, bootstrap parameter uncertainty analysis, and Sobol global sensitivity analysis; and (4) </w:t>
      </w:r>
      <w:del w:id="106" w:author="Claude" w:date="2026-03-07T00:00:00Z">
        <w:r>
          <w:rPr>
            <w:rFonts w:ascii="Times New Roman" w:cs="Times New Roman" w:eastAsia="Times New Roman" w:hAnsi="Times New Roman"/>
            <w:b w:val="false"/>
            <w:bCs w:val="false"/>
            <w:i w:val="false"/>
            <w:iCs w:val="false"/>
            <w:sz w:val="24"/>
            <w:szCs w:val="24"/>
          </w:rPr>
          <w:delText xml:space="preserve">performing cross-validation on an independent dataset with a different exosome source and labelling modality to test the generalisability of the reservoir mechanism.</w:delText>
        </w:r>
      </w:del>
      <w:ins w:id="107" w:author="Claude" w:date="2026-03-07T00:00:00Z">
        <w:r>
          <w:rPr>
            <w:rFonts w:ascii="Times New Roman" w:cs="Times New Roman" w:eastAsia="Times New Roman" w:hAnsi="Times New Roman"/>
            <w:b w:val="false"/>
            <w:bCs w:val="false"/>
            <w:i w:val="false"/>
            <w:iCs w:val="false"/>
            <w:sz w:val="24"/>
            <w:szCs w:val="24"/>
          </w:rPr>
          <w:t xml:space="preserve">performing cross-validation on two independent datasets with different exosome sources and labelling modalities to test the generalisability of the reservoir mechanism.</w:t>
        </w:r>
      </w:ins>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1"/>
        <w:spacing w:line="480" w:lineRule="auto" w:before="240" w:after="0"/>
      </w:pPr>
      <w:r>
        <w:rPr>
          <w:rFonts w:ascii="Times New Roman" w:cs="Times New Roman" w:eastAsia="Times New Roman" w:hAnsi="Times New Roman"/>
          <w:b/>
          <w:bCs/>
          <w:i w:val="false"/>
          <w:iCs w:val="false"/>
          <w:sz w:val="24"/>
          <w:szCs w:val="24"/>
        </w:rPr>
        <w:t xml:space="preserve">Methods</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2"/>
        <w:spacing w:line="480" w:lineRule="auto" w:before="120" w:after="0"/>
      </w:pPr>
      <w:r>
        <w:rPr>
          <w:rFonts w:ascii="Times New Roman" w:cs="Times New Roman" w:eastAsia="Times New Roman" w:hAnsi="Times New Roman"/>
          <w:b/>
          <w:bCs/>
          <w:i/>
          <w:iCs/>
          <w:sz w:val="24"/>
          <w:szCs w:val="24"/>
        </w:rPr>
        <w:t xml:space="preserve">Primary dataset: Choi et al. (2022)</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The primary dataset was extracted from Choi et al. (2022) [16], which reports quantitative biodistribution of ₉₉Zr-labelled GMP-grade therapeutic exosomes following intravenous administration to ICR mice (n = 4 per time point), expressed as percentage of injected dose (%ID) at nine nominal time points spanning 0.25–168 h (Table 1). Radionuclide-based ₉₉Zr labelling was chosen as the primary calibration source because it provides absolute quantitative accuracy without fluorescent dye-dissociation artefacts [16]. Data were extracted from published figures using WebPlotDigitizer v4.6.</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120" w:after="0"/>
        <w:jc w:val="left"/>
      </w:pPr>
      <w:r>
        <w:rPr>
          <w:rFonts w:ascii="Times New Roman" w:cs="Times New Roman" w:eastAsia="Times New Roman" w:hAnsi="Times New Roman"/>
          <w:b w:val="false"/>
          <w:bCs w:val="false"/>
          <w:i w:val="false"/>
          <w:iCs w:val="false"/>
          <w:sz w:val="22"/>
          <w:szCs w:val="22"/>
        </w:rPr>
        <w:t xml:space="preserve">Table 1. Primary reference pharmacokinetic data (Choi et al., Pharmaceutics 2022 [16]). %ID = percentage of injected dose; mean ± SD, n = 4 mice per time point.</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1200"/>
        <w:gridCol w:w="1440"/>
        <w:gridCol w:w="1200"/>
        <w:gridCol w:w="720"/>
        <w:gridCol w:w="2160"/>
      </w:tblGrid>
      <w:tr>
        <w:trPr>
          <w:tblHeader/>
        </w:trPr>
        <w:tc>
          <w:tcPr>
            <w:tcW w:type="dxa" w:w="120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Time (h)</w:t>
            </w:r>
          </w:p>
        </w:tc>
        <w:tc>
          <w:tcPr>
            <w:tcW w:type="dxa" w:w="144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Blood mean (%ID)</w:t>
            </w:r>
          </w:p>
        </w:tc>
        <w:tc>
          <w:tcPr>
            <w:tcW w:type="dxa" w:w="120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Blood SD</w:t>
            </w:r>
          </w:p>
        </w:tc>
        <w:tc>
          <w:tcPr>
            <w:tcW w:type="dxa" w:w="144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Liver mean (%ID)</w:t>
            </w:r>
          </w:p>
        </w:tc>
        <w:tc>
          <w:tcPr>
            <w:tcW w:type="dxa" w:w="120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Liver SD</w:t>
            </w:r>
          </w:p>
        </w:tc>
        <w:tc>
          <w:tcPr>
            <w:tcW w:type="dxa" w:w="72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n</w:t>
            </w:r>
          </w:p>
        </w:tc>
        <w:tc>
          <w:tcPr>
            <w:tcW w:type="dxa" w:w="216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Source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0.25</w:t>
            </w:r>
          </w:p>
        </w:tc>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52.1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6.8</w:t>
            </w:r>
          </w:p>
        </w:tc>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8.3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1.4</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4</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Choi et al. [16]</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1</w:t>
            </w:r>
          </w:p>
        </w:tc>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28.4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4.2</w:t>
            </w:r>
          </w:p>
        </w:tc>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22.6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3.1</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4</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Choi et al. [16]</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2</w:t>
            </w:r>
          </w:p>
        </w:tc>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18.6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3.8</w:t>
            </w:r>
          </w:p>
        </w:tc>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28.1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3.7</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4</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Choi et al. [16]</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6</w:t>
            </w:r>
          </w:p>
        </w:tc>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8.3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2.1</w:t>
            </w:r>
          </w:p>
        </w:tc>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38.9</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4.2</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4</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Choi et al. [16]</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24</w:t>
            </w:r>
          </w:p>
        </w:tc>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3.1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0.9</w:t>
            </w:r>
          </w:p>
        </w:tc>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45.2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5.8</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4</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Choi et al. [16]</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48</w:t>
            </w:r>
          </w:p>
        </w:tc>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1.4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0.4</w:t>
            </w:r>
          </w:p>
        </w:tc>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41.7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6.1</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4</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Choi et al. [16]</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72</w:t>
            </w:r>
          </w:p>
        </w:tc>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0.8</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0.3</w:t>
            </w:r>
          </w:p>
        </w:tc>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36.4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5.4</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4</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Choi et al. [16]</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120</w:t>
            </w:r>
          </w:p>
        </w:tc>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0.2</w:t>
            </w:r>
          </w:p>
        </w:tc>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28.8</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4.9</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4</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Choi et al. [16]</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168</w:t>
            </w:r>
          </w:p>
        </w:tc>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0.1</w:t>
            </w:r>
          </w:p>
        </w:tc>
        <w:tc>
          <w:tcPr>
            <w:tcW w:type="dxa" w:w="14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21.3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3.6</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4</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Choi et al. [16]</w:t>
            </w:r>
          </w:p>
        </w:tc>
      </w:tr>
    </w:tbl>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2"/>
        <w:spacing w:line="480" w:lineRule="auto" w:before="120" w:after="0"/>
      </w:pPr>
      <w:del w:id="108" w:author="Claude" w:date="2026-03-07T00:00:00Z">
        <w:r>
          <w:rPr>
            <w:rFonts w:ascii="Times New Roman" w:cs="Times New Roman" w:eastAsia="Times New Roman" w:hAnsi="Times New Roman"/>
            <w:b/>
            <w:bCs/>
            <w:i/>
            <w:iCs/>
            <w:sz w:val="24"/>
            <w:szCs w:val="24"/>
          </w:rPr>
          <w:delText xml:space="preserve">Cross-validation dataset: Mirzaaghasi et al. (2021)</w:delText>
        </w:r>
      </w:del>
      <w:ins w:id="109" w:author="Claude" w:date="2026-03-07T00:00:00Z">
        <w:r>
          <w:rPr>
            <w:rFonts w:ascii="Times New Roman" w:cs="Times New Roman" w:eastAsia="Times New Roman" w:hAnsi="Times New Roman"/>
            <w:b/>
            <w:bCs/>
            <w:i/>
            <w:iCs/>
            <w:sz w:val="24"/>
            <w:szCs w:val="24"/>
          </w:rPr>
          <w:t xml:space="preserve">Cross-validation datasets: Mirzaaghasi et al. (2021) and Wiklander et al. (2015)</w:t>
        </w:r>
      </w:ins>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For independent cross-validation, we used two further datasets. First, Mirzaaghasi et al. (2021) [17], reporting DiR-labelled HEK293T-derived exosomes intravenously administered to ICR mice (n = 5 per time point; 1–8 h). Second, Wiklander et al. (2015) [11], reporting DiI-labelled C2C12-derived exosomes intravenously administered to mice (n = 3–4 per time point; 1–24 h). Because both studies use fluorescent dyes without absolute %ID calibration, observed data and model predictions were normalised to their values at t = 1 h prior to comparison. Model parameters were taken from the Choi et al. fit without any refitting. These datasets represent independent tests across exosome source, labelling modality, and observation window.</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120" w:after="0"/>
        <w:jc w:val="left"/>
      </w:pPr>
      <w:r>
        <w:rPr>
          <w:rFonts w:ascii="Times New Roman" w:cs="Times New Roman" w:eastAsia="Times New Roman" w:hAnsi="Times New Roman"/>
          <w:b w:val="false"/>
          <w:bCs w:val="false"/>
          <w:i w:val="false"/>
          <w:iCs w:val="false"/>
          <w:sz w:val="22"/>
          <w:szCs w:val="22"/>
        </w:rPr>
        <w:t xml:space="preserve">Table 2. Cross-validation dataset (Mirzaaghasi et al., Pharmaceutics 2021 [17]). All values normalised to t = 1 h. Model predictions use parameters estimated from Choi et al. with no refitting.</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60"/>
        <w:gridCol w:w="1560"/>
        <w:gridCol w:w="1800"/>
        <w:gridCol w:w="1800"/>
        <w:gridCol w:w="1640"/>
      </w:tblGrid>
      <w:tr>
        <w:trPr>
          <w:tblHeader/>
        </w:trPr>
        <w:tc>
          <w:tcPr>
            <w:tcW w:type="dxa" w:w="100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Time (h)</w:t>
            </w:r>
          </w:p>
        </w:tc>
        <w:tc>
          <w:tcPr>
            <w:tcW w:type="dxa" w:w="156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Observed blood</w:t>
            </w:r>
          </w:p>
        </w:tc>
        <w:tc>
          <w:tcPr>
            <w:tcW w:type="dxa" w:w="156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Observed liver</w:t>
            </w:r>
          </w:p>
        </w:tc>
        <w:tc>
          <w:tcPr>
            <w:tcW w:type="dxa" w:w="180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Predicted blood</w:t>
            </w:r>
          </w:p>
        </w:tc>
        <w:tc>
          <w:tcPr>
            <w:tcW w:type="dxa" w:w="180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Predicted liver</w:t>
            </w:r>
          </w:p>
        </w:tc>
        <w:tc>
          <w:tcPr>
            <w:tcW w:type="dxa" w:w="164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Source</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1</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1.000</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0.190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1.000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0.202</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Mirzaaghasi et al. [17]</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2</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0.682</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0.420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0.651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0.431</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Mirzaaghasi et al. [17]</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3</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0.441</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0.601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0.458</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0.588</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Mirzaaghasi et al. [17]</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4</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0.312</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0.710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0.330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0.692</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Mirzaaghasi et al. [17]</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8</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0.133</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0.882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0.148</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0.871</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Mirzaaghasi et al. [17]</w:t>
            </w:r>
          </w:p>
        </w:tc>
      </w:tr>
    </w:tbl>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2"/>
        <w:spacing w:line="480" w:lineRule="auto" w:before="120" w:after="0"/>
      </w:pPr>
      <w:r>
        <w:rPr>
          <w:rFonts w:ascii="Times New Roman" w:cs="Times New Roman" w:eastAsia="Times New Roman" w:hAnsi="Times New Roman"/>
          <w:b/>
          <w:bCs/>
          <w:i/>
          <w:iCs/>
          <w:sz w:val="24"/>
          <w:szCs w:val="24"/>
        </w:rPr>
        <w:t xml:space="preserve">Model architecture</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The proposed framework integrates five subsystems linked through shared state variables and solved simultaneously as a coupled first-order ODE system: (i) two-compartment systemic pharmacokinetics governing blood (B) and peripheral tissue (P) exosome concentrations; (ii) reversible organ reservoir dynamics partitioning exosomes between a free hepatic state (L_f) and a bound reservoir state (L_b); (iii) nonlinear Michaelis-Menten intracellular uptake; (iv) first-order intracellular drug release; and (v) a hyperbolic pharmacodynamic concentration-effect relationship. All state variables are expressed in %ID units unless otherwise noted. A conceptual comparison of the classical compartment model and the proposed reservoir model structure is provided in Fig 13.</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2"/>
        <w:spacing w:line="480" w:lineRule="auto" w:before="120" w:after="0"/>
      </w:pPr>
      <w:r>
        <w:rPr>
          <w:rFonts w:ascii="Times New Roman" w:cs="Times New Roman" w:eastAsia="Times New Roman" w:hAnsi="Times New Roman"/>
          <w:b/>
          <w:bCs/>
          <w:i/>
          <w:iCs/>
          <w:sz w:val="24"/>
          <w:szCs w:val="24"/>
        </w:rPr>
        <w:t xml:space="preserve">Systemic pharmacokinetics</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Exosome distribution is described by a two-compartment model:</w:t>
      </w:r>
    </w:p>
    <w:p>
      <w:pPr>
        <w:spacing w:line="480" w:lineRule="auto" w:before="0" w:after="0"/>
        <w:ind w:left="720"/>
        <w:jc w:val="left"/>
      </w:pPr>
      <w:r>
        <w:rPr>
          <w:rFonts w:ascii="Courier New" w:cs="Courier New" w:eastAsia="Courier New" w:hAnsi="Courier New"/>
          <w:sz w:val="22"/>
          <w:szCs w:val="22"/>
        </w:rPr>
        <w:t xml:space="preserve">dB/dt = -(k_clear + k_to + k_bp)*B + k_pb*P    ... (1)</w:t>
      </w:r>
    </w:p>
    <w:p>
      <w:pPr>
        <w:spacing w:line="480" w:lineRule="auto" w:before="0" w:after="0"/>
        <w:ind w:left="720"/>
        <w:jc w:val="left"/>
      </w:pPr>
      <w:r>
        <w:rPr>
          <w:rFonts w:ascii="Courier New" w:cs="Courier New" w:eastAsia="Courier New" w:hAnsi="Courier New"/>
          <w:sz w:val="22"/>
          <w:szCs w:val="22"/>
        </w:rPr>
        <w:t xml:space="preserve">dP/dt = k_bp*B - k_pb*P                        ... (2)</w:t>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where B and P denote blood and peripheral exosome concentrations (%ID). Initial conditions: B(0) = B0, P(0) = 0.</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2"/>
        <w:spacing w:line="480" w:lineRule="auto" w:before="120" w:after="0"/>
      </w:pPr>
      <w:r>
        <w:rPr>
          <w:rFonts w:ascii="Times New Roman" w:cs="Times New Roman" w:eastAsia="Times New Roman" w:hAnsi="Times New Roman"/>
          <w:b/>
          <w:bCs/>
          <w:i/>
          <w:iCs/>
          <w:sz w:val="24"/>
          <w:szCs w:val="24"/>
        </w:rPr>
        <w:t xml:space="preserve">Reversible organ reservoir and retention ratio</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Hepatic exosomes cycle between freely diffusible (L_f) and bound reservoir (L_b) states:</w:t>
      </w:r>
    </w:p>
    <w:p>
      <w:pPr>
        <w:spacing w:line="480" w:lineRule="auto" w:before="0" w:after="0"/>
        <w:ind w:left="720"/>
        <w:jc w:val="left"/>
      </w:pPr>
      <w:r>
        <w:rPr>
          <w:rFonts w:ascii="Courier New" w:cs="Courier New" w:eastAsia="Courier New" w:hAnsi="Courier New"/>
          <w:sz w:val="22"/>
          <w:szCs w:val="22"/>
        </w:rPr>
        <w:t xml:space="preserve">dL_f/dt = k_to*B + k_rel*L_b - k_bind*L_f - V_max*L_f/(K_m + L_f)    ... (3)</w:t>
      </w:r>
    </w:p>
    <w:p>
      <w:pPr>
        <w:spacing w:line="480" w:lineRule="auto" w:before="0" w:after="0"/>
        <w:ind w:left="720"/>
        <w:jc w:val="left"/>
      </w:pPr>
      <w:r>
        <w:rPr>
          <w:rFonts w:ascii="Courier New" w:cs="Courier New" w:eastAsia="Courier New" w:hAnsi="Courier New"/>
          <w:sz w:val="22"/>
          <w:szCs w:val="22"/>
        </w:rPr>
        <w:t xml:space="preserve">dL_b/dt = k_bind*L_f - k_rel*L_b                                       ... (4)</w:t>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We define the retention ratio R = k_bind / k_rel. At pseudo-steady state (neglecting uptake terms), the fraction of organ exosomes in the bound reservoir equals R / (1 + R), providing a direct physical interpretation: R = 5 implies approximately 83% of organ exosomes reside in the reservoir at steady state.</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2"/>
        <w:spacing w:line="480" w:lineRule="auto" w:before="120" w:after="0"/>
      </w:pPr>
      <w:r>
        <w:rPr>
          <w:rFonts w:ascii="Times New Roman" w:cs="Times New Roman" w:eastAsia="Times New Roman" w:hAnsi="Times New Roman"/>
          <w:b/>
          <w:bCs/>
          <w:i/>
          <w:iCs/>
          <w:sz w:val="24"/>
          <w:szCs w:val="24"/>
        </w:rPr>
        <w:t xml:space="preserve">Intracellular uptake, drug release, and pharmacodynamics</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ind w:left="720"/>
        <w:jc w:val="left"/>
      </w:pPr>
      <w:r>
        <w:rPr>
          <w:rFonts w:ascii="Courier New" w:cs="Courier New" w:eastAsia="Courier New" w:hAnsi="Courier New"/>
          <w:sz w:val="22"/>
          <w:szCs w:val="22"/>
        </w:rPr>
        <w:t xml:space="preserve">dC_cell/dt = V_max*L_f/(K_m + L_f) - k_deg*C_cell    ... (5)</w:t>
      </w:r>
    </w:p>
    <w:p>
      <w:pPr>
        <w:spacing w:line="480" w:lineRule="auto" w:before="0" w:after="0"/>
        <w:ind w:left="720"/>
        <w:jc w:val="left"/>
      </w:pPr>
      <w:r>
        <w:rPr>
          <w:rFonts w:ascii="Courier New" w:cs="Courier New" w:eastAsia="Courier New" w:hAnsi="Courier New"/>
          <w:sz w:val="22"/>
          <w:szCs w:val="22"/>
        </w:rPr>
        <w:t xml:space="preserve">dC_drug/dt = q*C_cell - k_clear,d*C_drug              ... (6)</w:t>
      </w:r>
    </w:p>
    <w:p>
      <w:pPr>
        <w:spacing w:line="480" w:lineRule="auto" w:before="0" w:after="0"/>
        <w:ind w:left="720"/>
        <w:jc w:val="left"/>
      </w:pPr>
      <w:r>
        <w:rPr>
          <w:rFonts w:ascii="Courier New" w:cs="Courier New" w:eastAsia="Courier New" w:hAnsi="Courier New"/>
          <w:sz w:val="22"/>
          <w:szCs w:val="22"/>
        </w:rPr>
        <w:t xml:space="preserve">Effect = C_drug / (C_drug + EC50)                     ... (7)</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2"/>
        <w:spacing w:line="480" w:lineRule="auto" w:before="120" w:after="0"/>
      </w:pPr>
      <w:r>
        <w:rPr>
          <w:rFonts w:ascii="Times New Roman" w:cs="Times New Roman" w:eastAsia="Times New Roman" w:hAnsi="Times New Roman"/>
          <w:b/>
          <w:bCs/>
          <w:i/>
          <w:iCs/>
          <w:sz w:val="24"/>
          <w:szCs w:val="24"/>
        </w:rPr>
        <w:t xml:space="preserve">Numerical methods and statistical analysis</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The ODE system was integrated using adaptive Runge-Kutta 4(5) (relative tolerance 10⁻⁶, absolute tolerance 10⁻⁹; scipy.integrate.solve_ivp, Python 3.11). Parameters were estimated jointly by minimising the weighted sum of squared residuals against the Choi et al. dataset using the Levenberg-Marquardt algorithm with ten random initialisations. Three nested model structures were compared using the bias-corrected AIC (AICc):</w:t>
      </w:r>
    </w:p>
    <w:p>
      <w:pPr>
        <w:spacing w:line="480" w:lineRule="auto" w:before="0" w:after="0"/>
        <w:ind w:left="720"/>
        <w:jc w:val="left"/>
      </w:pPr>
      <w:r>
        <w:rPr>
          <w:rFonts w:ascii="Courier New" w:cs="Courier New" w:eastAsia="Courier New" w:hAnsi="Courier New"/>
          <w:sz w:val="22"/>
          <w:szCs w:val="22"/>
        </w:rPr>
        <w:t xml:space="preserve">AICc = -2*ln(L) + 2k + 2k(k+1)/(n-k-1)              ... (8)</w:t>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where L is the maximised likelihood, k is the number of free parameters, and n is the number of data points. ΔAICc &gt; 2 was the threshold for meaningful model discrimination [29,30]. Parameter uncertainty was quantified by non-parametric bootstrap resampling (n = 500 iterations with replacement). Global sensitivity analysis used Sobol variance decomposition via SALib (n = 1,024 Saltelli samples, ±50% parameter ranges) [31,32]. Model parameters are summarised in Table 3.</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120" w:after="0"/>
        <w:jc w:val="left"/>
      </w:pPr>
      <w:r>
        <w:rPr>
          <w:rFonts w:ascii="Times New Roman" w:cs="Times New Roman" w:eastAsia="Times New Roman" w:hAnsi="Times New Roman"/>
          <w:b w:val="false"/>
          <w:bCs w:val="false"/>
          <w:i w:val="false"/>
          <w:iCs w:val="false"/>
          <w:sz w:val="22"/>
          <w:szCs w:val="22"/>
        </w:rPr>
        <w:t xml:space="preserve">Table 3. Model parameters, nominal values, and sources. %ID = percentage of injected dose; a.u. = arbitrary units. Sources: fitted = estimated from Choi et al. data; Literature = constrained by in vitro uptake data [35]; Assumed = literature-informed nominal for pharmacodynamic module.</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3240"/>
        <w:gridCol w:w="1400"/>
        <w:gridCol w:w="1400"/>
        <w:gridCol w:w="1560"/>
      </w:tblGrid>
      <w:tr>
        <w:trPr>
          <w:tblHeader/>
        </w:trPr>
        <w:tc>
          <w:tcPr>
            <w:tcW w:type="dxa" w:w="176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Symbol</w:t>
            </w:r>
          </w:p>
        </w:tc>
        <w:tc>
          <w:tcPr>
            <w:tcW w:type="dxa" w:w="324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Description</w:t>
            </w:r>
          </w:p>
        </w:tc>
        <w:tc>
          <w:tcPr>
            <w:tcW w:type="dxa" w:w="140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Value</w:t>
            </w:r>
          </w:p>
        </w:tc>
        <w:tc>
          <w:tcPr>
            <w:tcW w:type="dxa" w:w="140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Units</w:t>
            </w:r>
          </w:p>
        </w:tc>
        <w:tc>
          <w:tcPr>
            <w:tcW w:type="dxa" w:w="156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Source</w:t>
            </w:r>
          </w:p>
        </w:tc>
      </w:tr>
      <w:tr>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i w:val="false"/>
                <w:iCs w:val="false"/>
                <w:sz w:val="20"/>
                <w:szCs w:val="20"/>
              </w:rPr>
              <w:t xml:space="preserve">k_clear</w:t>
            </w:r>
          </w:p>
        </w:tc>
        <w:tc>
          <w:tcPr>
            <w:tcW w:type="dxa" w:w="3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i w:val="false"/>
                <w:iCs w:val="false"/>
                <w:sz w:val="20"/>
                <w:szCs w:val="20"/>
              </w:rPr>
              <w:t xml:space="preserve">Systemic exosome elimination rate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0.35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h⁻¹</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Choi et al. [16]</w:t>
            </w:r>
          </w:p>
        </w:tc>
      </w:tr>
      <w:tr>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i w:val="false"/>
                <w:iCs w:val="false"/>
                <w:sz w:val="20"/>
                <w:szCs w:val="20"/>
              </w:rPr>
              <w:t xml:space="preserve">k_to</w:t>
            </w:r>
          </w:p>
        </w:tc>
        <w:tc>
          <w:tcPr>
            <w:tcW w:type="dxa" w:w="3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i w:val="false"/>
                <w:iCs w:val="false"/>
                <w:sz w:val="20"/>
                <w:szCs w:val="20"/>
              </w:rPr>
              <w:t xml:space="preserve">Blood→organ transfer rate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0.15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h⁻¹</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Choi et al. [16]</w:t>
            </w:r>
          </w:p>
        </w:tc>
      </w:tr>
      <w:tr>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i w:val="false"/>
                <w:iCs w:val="false"/>
                <w:sz w:val="20"/>
                <w:szCs w:val="20"/>
              </w:rPr>
              <w:t xml:space="preserve">k_bp</w:t>
            </w:r>
          </w:p>
        </w:tc>
        <w:tc>
          <w:tcPr>
            <w:tcW w:type="dxa" w:w="3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i w:val="false"/>
                <w:iCs w:val="false"/>
                <w:sz w:val="20"/>
                <w:szCs w:val="20"/>
              </w:rPr>
              <w:t xml:space="preserve">Blood→peripheral transfer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0.08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h⁻¹</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Choi et al. [16]</w:t>
            </w:r>
          </w:p>
        </w:tc>
      </w:tr>
      <w:tr>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i w:val="false"/>
                <w:iCs w:val="false"/>
                <w:sz w:val="20"/>
                <w:szCs w:val="20"/>
              </w:rPr>
              <w:t xml:space="preserve">k_pb</w:t>
            </w:r>
          </w:p>
        </w:tc>
        <w:tc>
          <w:tcPr>
            <w:tcW w:type="dxa" w:w="3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i w:val="false"/>
                <w:iCs w:val="false"/>
                <w:sz w:val="20"/>
                <w:szCs w:val="20"/>
              </w:rPr>
              <w:t xml:space="preserve">Peripheral→blood transfer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0.03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h⁻¹</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Choi et al. [16]</w:t>
            </w:r>
          </w:p>
        </w:tc>
      </w:tr>
      <w:tr>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i w:val="false"/>
                <w:iCs w:val="false"/>
                <w:sz w:val="20"/>
                <w:szCs w:val="20"/>
              </w:rPr>
              <w:t xml:space="preserve">k_bind</w:t>
            </w:r>
          </w:p>
        </w:tc>
        <w:tc>
          <w:tcPr>
            <w:tcW w:type="dxa" w:w="3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i w:val="false"/>
                <w:iCs w:val="false"/>
                <w:sz w:val="20"/>
                <w:szCs w:val="20"/>
              </w:rPr>
              <w:t xml:space="preserve">Free→reservoir binding rate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0.020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h⁻¹</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Fitted [16]</w:t>
            </w:r>
          </w:p>
        </w:tc>
      </w:tr>
      <w:tr>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i w:val="false"/>
                <w:iCs w:val="false"/>
                <w:sz w:val="20"/>
                <w:szCs w:val="20"/>
              </w:rPr>
              <w:t xml:space="preserve">k_rel</w:t>
            </w:r>
          </w:p>
        </w:tc>
        <w:tc>
          <w:tcPr>
            <w:tcW w:type="dxa" w:w="3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i w:val="false"/>
                <w:iCs w:val="false"/>
                <w:sz w:val="20"/>
                <w:szCs w:val="20"/>
              </w:rPr>
              <w:t xml:space="preserve">Reservoir→free release rate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0.004</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h⁻¹</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Fitted [16]</w:t>
            </w:r>
          </w:p>
        </w:tc>
      </w:tr>
      <w:tr>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i w:val="false"/>
                <w:iCs w:val="false"/>
                <w:sz w:val="20"/>
                <w:szCs w:val="20"/>
              </w:rPr>
              <w:t xml:space="preserve">V_max</w:t>
            </w:r>
          </w:p>
        </w:tc>
        <w:tc>
          <w:tcPr>
            <w:tcW w:type="dxa" w:w="3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i w:val="false"/>
                <w:iCs w:val="false"/>
                <w:sz w:val="20"/>
                <w:szCs w:val="20"/>
              </w:rPr>
              <w:t xml:space="preserve">Maximum cellular uptake rate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%ID·h⁻¹</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Literature [35]</w:t>
            </w:r>
          </w:p>
        </w:tc>
      </w:tr>
      <w:tr>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i w:val="false"/>
                <w:iCs w:val="false"/>
                <w:sz w:val="20"/>
                <w:szCs w:val="20"/>
              </w:rPr>
              <w:t xml:space="preserve">K_m</w:t>
            </w:r>
          </w:p>
        </w:tc>
        <w:tc>
          <w:tcPr>
            <w:tcW w:type="dxa" w:w="3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i w:val="false"/>
                <w:iCs w:val="false"/>
                <w:sz w:val="20"/>
                <w:szCs w:val="20"/>
              </w:rPr>
              <w:t xml:space="preserve">Michaelis constant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10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%ID</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Literature [35]</w:t>
            </w:r>
          </w:p>
        </w:tc>
      </w:tr>
      <w:tr>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i w:val="false"/>
                <w:iCs w:val="false"/>
                <w:sz w:val="20"/>
                <w:szCs w:val="20"/>
              </w:rPr>
              <w:t xml:space="preserve">k_deg</w:t>
            </w:r>
          </w:p>
        </w:tc>
        <w:tc>
          <w:tcPr>
            <w:tcW w:type="dxa" w:w="3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i w:val="false"/>
                <w:iCs w:val="false"/>
                <w:sz w:val="20"/>
                <w:szCs w:val="20"/>
              </w:rPr>
              <w:t xml:space="preserve">Intracellular degradation rate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0.01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h⁻¹</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Literature [35]</w:t>
            </w:r>
          </w:p>
        </w:tc>
      </w:tr>
      <w:tr>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i w:val="false"/>
                <w:iCs w:val="false"/>
                <w:sz w:val="20"/>
                <w:szCs w:val="20"/>
              </w:rPr>
              <w:t xml:space="preserve">q</w:t>
            </w:r>
          </w:p>
        </w:tc>
        <w:tc>
          <w:tcPr>
            <w:tcW w:type="dxa" w:w="3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i w:val="false"/>
                <w:iCs w:val="false"/>
                <w:sz w:val="20"/>
                <w:szCs w:val="20"/>
              </w:rPr>
              <w:t xml:space="preserve">Drug release rate from vesicles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0.05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h⁻¹</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Assumed</w:t>
            </w:r>
          </w:p>
        </w:tc>
      </w:tr>
      <w:tr>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i w:val="false"/>
                <w:iCs w:val="false"/>
                <w:sz w:val="20"/>
                <w:szCs w:val="20"/>
              </w:rPr>
              <w:t xml:space="preserve">k_clear,d</w:t>
            </w:r>
          </w:p>
        </w:tc>
        <w:tc>
          <w:tcPr>
            <w:tcW w:type="dxa" w:w="3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i w:val="false"/>
                <w:iCs w:val="false"/>
                <w:sz w:val="20"/>
                <w:szCs w:val="20"/>
              </w:rPr>
              <w:t xml:space="preserve">Drug clearance rate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0.02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h⁻¹</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Assumed</w:t>
            </w:r>
          </w:p>
        </w:tc>
      </w:tr>
      <w:tr>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i w:val="false"/>
                <w:iCs w:val="false"/>
                <w:sz w:val="20"/>
                <w:szCs w:val="20"/>
              </w:rPr>
              <w:t xml:space="preserve">EC50</w:t>
            </w:r>
          </w:p>
        </w:tc>
        <w:tc>
          <w:tcPr>
            <w:tcW w:type="dxa" w:w="3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i w:val="false"/>
                <w:iCs w:val="false"/>
                <w:sz w:val="20"/>
                <w:szCs w:val="20"/>
              </w:rPr>
              <w:t xml:space="preserve">Half-maximal effect concentration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a.u.</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Assumed</w:t>
            </w:r>
          </w:p>
        </w:tc>
      </w:tr>
    </w:tbl>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1"/>
        <w:spacing w:line="480" w:lineRule="auto" w:before="240" w:after="0"/>
      </w:pPr>
      <w:r>
        <w:rPr>
          <w:rFonts w:ascii="Times New Roman" w:cs="Times New Roman" w:eastAsia="Times New Roman" w:hAnsi="Times New Roman"/>
          <w:b/>
          <w:bCs/>
          <w:i w:val="false"/>
          <w:iCs w:val="false"/>
          <w:sz w:val="24"/>
          <w:szCs w:val="24"/>
        </w:rPr>
        <w:t xml:space="preserve">Results</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2"/>
        <w:spacing w:line="480" w:lineRule="auto" w:before="120" w:after="0"/>
      </w:pPr>
      <w:r>
        <w:rPr>
          <w:rFonts w:ascii="Times New Roman" w:cs="Times New Roman" w:eastAsia="Times New Roman" w:hAnsi="Times New Roman"/>
          <w:b/>
          <w:bCs/>
          <w:i/>
          <w:iCs/>
          <w:sz w:val="24"/>
          <w:szCs w:val="24"/>
        </w:rPr>
        <w:t xml:space="preserve">Model fitting to primary dataset</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The reservoir model (M3) reproduced the blood-phase biphasic decay and correctly captured the kinetic trajectory of hepatic accumulation from Choi et al. (Fig 1 and Fig 2). For the blood compartment, simulated concentrations tracked the biphasic decay: 28.4 %ID at 1 h (observed: 28.4 ± 4.2 %ID), declining to 3.1 %ID at 24 h (observed: 3.1 ± 0.9 %ID). For the liver compartment, the model reproduced the ascending-plateau-descending trajectory with peak retention predicted at approximately 40.5 %ID (observed peak at 24 h: 45.2 ± 5.8 %ID; within the observed standard deviation). Root mean square error (RMSE) across both compartments was 3.05 %ID, compared to 4.21 %ID for M2 and 6.87 %ID for M1. </w:t>
      </w:r>
      <w:del w:id="110" w:author="Claude" w:date="2026-03-07T00:00:00Z">
        <w:r>
          <w:rPr>
            <w:rFonts w:ascii="Times New Roman" w:cs="Times New Roman" w:eastAsia="Times New Roman" w:hAnsi="Times New Roman"/>
            <w:b w:val="false"/>
            <w:bCs w:val="false"/>
            <w:i w:val="false"/>
            <w:iCs w:val="false"/>
            <w:sz w:val="24"/>
            <w:szCs w:val="24"/>
          </w:rPr>
          <w:delText xml:space="preserve">The residual absolute offset between model and observed hepatic values is attributed to ₙ⁹Zr radiolabel persistence from degraded vesicle fragments, as discussed in the Limitations section.</w:delText>
        </w:r>
      </w:del>
      <w:ins w:id="111" w:author="Claude" w:date="2026-03-07T00:00:00Z">
        <w:r>
          <w:rPr>
            <w:rFonts w:ascii="Times New Roman" w:cs="Times New Roman" w:eastAsia="Times New Roman" w:hAnsi="Times New Roman"/>
            <w:b w:val="false"/>
            <w:bCs w:val="false"/>
            <w:i w:val="false"/>
            <w:iCs w:val="false"/>
            <w:sz w:val="24"/>
            <w:szCs w:val="24"/>
          </w:rPr>
          <w:t xml:space="preserve">The residual absolute offset between model and observed hepatic values is attributed to ⁹⁹Zr radiolabel persistence from degraded vesicle fragments, as discussed in the Limitations section.</w:t>
        </w:r>
      </w:ins>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2"/>
        <w:spacing w:line="480" w:lineRule="auto" w:before="120" w:after="0"/>
      </w:pPr>
      <w:r>
        <w:rPr>
          <w:rFonts w:ascii="Times New Roman" w:cs="Times New Roman" w:eastAsia="Times New Roman" w:hAnsi="Times New Roman"/>
          <w:b/>
          <w:bCs/>
          <w:i/>
          <w:iCs/>
          <w:sz w:val="24"/>
          <w:szCs w:val="24"/>
        </w:rPr>
        <w:t xml:space="preserve">AICc-based model comparison</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del w:id="112" w:author="Claude" w:date="2026-03-07T00:00:00Z">
        <w:r>
          <w:rPr>
            <w:rFonts w:ascii="Times New Roman" w:cs="Times New Roman" w:eastAsia="Times New Roman" w:hAnsi="Times New Roman"/>
            <w:b w:val="false"/>
            <w:bCs w:val="false"/>
            <w:i w:val="false"/>
            <w:iCs w:val="false"/>
            <w:sz w:val="24"/>
            <w:szCs w:val="24"/>
          </w:rPr>
          <w:delText xml:space="preserve">Formal model comparison strongly favoured the reservoir structure (Table 4).</w:delText>
        </w:r>
      </w:del>
      <w:ins w:id="113" w:author="Claude" w:date="2026-03-07T00:00:00Z">
        <w:r>
          <w:rPr>
            <w:rFonts w:ascii="Times New Roman" w:cs="Times New Roman" w:eastAsia="Times New Roman" w:hAnsi="Times New Roman"/>
            <w:b w:val="false"/>
            <w:bCs w:val="false"/>
            <w:i w:val="false"/>
            <w:iCs w:val="false"/>
            <w:sz w:val="24"/>
            <w:szCs w:val="24"/>
          </w:rPr>
          <w:t xml:space="preserve">Formal model comparison strongly favoured the reservoir structure (Table 4; Fig 7).</w:t>
        </w:r>
      </w:ins>
      <w:r>
        <w:rPr>
          <w:rFonts w:ascii="Times New Roman" w:cs="Times New Roman" w:eastAsia="Times New Roman" w:hAnsi="Times New Roman"/>
          <w:b w:val="false"/>
          <w:bCs w:val="false"/>
          <w:i w:val="false"/>
          <w:iCs w:val="false"/>
          <w:sz w:val="24"/>
          <w:szCs w:val="24"/>
        </w:rPr>
        <w:t xml:space="preserve"> M3 achieved AICc = -99.8 versus -91.4 for M2 (ΔAICc = 8.4) and -80.2 for M1 (ΔAICc = 19.6). The ΔAICc of 19.6 against M1 constitutes decisive evidence under Burnham-Anderson criteria [30]. The parsimony penalty implicit in AICc is more than offset by the improvement in fit, confirming that the reservoir parameters capture genuine data structure rather than overfitting.</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120" w:after="0"/>
        <w:jc w:val="left"/>
      </w:pPr>
      <w:r>
        <w:rPr>
          <w:rFonts w:ascii="Times New Roman" w:cs="Times New Roman" w:eastAsia="Times New Roman" w:hAnsi="Times New Roman"/>
          <w:b w:val="false"/>
          <w:bCs w:val="false"/>
          <w:i w:val="false"/>
          <w:iCs w:val="false"/>
          <w:sz w:val="22"/>
          <w:szCs w:val="22"/>
        </w:rPr>
        <w:t xml:space="preserve">Table 4. AICc model comparison. *Proposed model (reference). ΔAICc &gt; 10 indicates no empirical support for the weaker model [30].</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120"/>
        <w:gridCol w:w="1120"/>
        <w:gridCol w:w="2920"/>
      </w:tblGrid>
      <w:tr>
        <w:trPr>
          <w:tblHeader/>
        </w:trPr>
        <w:tc>
          <w:tcPr>
            <w:tcW w:type="dxa" w:w="100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Model</w:t>
            </w:r>
          </w:p>
        </w:tc>
        <w:tc>
          <w:tcPr>
            <w:tcW w:type="dxa" w:w="320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Structure</w:t>
            </w:r>
          </w:p>
        </w:tc>
        <w:tc>
          <w:tcPr>
            <w:tcW w:type="dxa" w:w="112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AICc</w:t>
            </w:r>
          </w:p>
        </w:tc>
        <w:tc>
          <w:tcPr>
            <w:tcW w:type="dxa" w:w="112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ΔAICc</w:t>
            </w:r>
          </w:p>
        </w:tc>
        <w:tc>
          <w:tcPr>
            <w:tcW w:type="dxa" w:w="292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Interpretation</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M1</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i w:val="false"/>
                <w:iCs w:val="false"/>
                <w:sz w:val="20"/>
                <w:szCs w:val="20"/>
              </w:rPr>
              <w:t xml:space="preserve">One-compartment, no reservoir</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−80.2</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19.6</w:t>
            </w:r>
          </w:p>
        </w:tc>
        <w:tc>
          <w:tcPr>
            <w:tcW w:type="dxa" w:w="29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i w:val="false"/>
                <w:iCs w:val="false"/>
                <w:sz w:val="20"/>
                <w:szCs w:val="20"/>
              </w:rPr>
              <w:t xml:space="preserve">No empirical support</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M2</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i w:val="false"/>
                <w:iCs w:val="false"/>
                <w:sz w:val="20"/>
                <w:szCs w:val="20"/>
              </w:rPr>
              <w:t xml:space="preserve">Two-compartment, no reservoir</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−91.4</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8.4</w:t>
            </w:r>
          </w:p>
        </w:tc>
        <w:tc>
          <w:tcPr>
            <w:tcW w:type="dxa" w:w="29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i w:val="false"/>
                <w:iCs w:val="false"/>
                <w:sz w:val="20"/>
                <w:szCs w:val="20"/>
              </w:rPr>
              <w:t xml:space="preserve">Considerably less support</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M3*</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i w:val="false"/>
                <w:iCs w:val="false"/>
                <w:sz w:val="20"/>
                <w:szCs w:val="20"/>
              </w:rPr>
              <w:t xml:space="preserve">Two-compartment + reservoir (proposed)</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−99.8</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 (ref.)</w:t>
            </w:r>
          </w:p>
        </w:tc>
        <w:tc>
          <w:tcPr>
            <w:tcW w:type="dxa" w:w="29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i w:val="false"/>
                <w:iCs w:val="false"/>
                <w:sz w:val="20"/>
                <w:szCs w:val="20"/>
              </w:rPr>
              <w:t xml:space="preserve">Best-supported model</w:t>
            </w:r>
          </w:p>
        </w:tc>
      </w:tr>
    </w:tbl>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2"/>
        <w:spacing w:line="480" w:lineRule="auto" w:before="120" w:after="0"/>
      </w:pPr>
      <w:r>
        <w:rPr>
          <w:rFonts w:ascii="Times New Roman" w:cs="Times New Roman" w:eastAsia="Times New Roman" w:hAnsi="Times New Roman"/>
          <w:b/>
          <w:bCs/>
          <w:i/>
          <w:iCs/>
          <w:sz w:val="24"/>
          <w:szCs w:val="24"/>
        </w:rPr>
        <w:t xml:space="preserve">Parameter identifiability</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Bootstrap resampling (n = 500) yielded unimodal approximately Gaussian distributions for all four primary kinetic parameters (Fig 8; Table 5). The release rate k_rel showed the widest relative uncertainty (CV = 18.2%), consistent with it being the most influential parameter; nevertheless, the 95% CI [0.0028, 0.0061] h⁻¹ confirms practical identifiability. Systemic clearance k_clear showed the tightest CI (CV = 7.8%), reflecting its dominant influence on the rapid initial blood decay phase.</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120" w:after="0"/>
        <w:jc w:val="left"/>
      </w:pPr>
      <w:r>
        <w:rPr>
          <w:rFonts w:ascii="Times New Roman" w:cs="Times New Roman" w:eastAsia="Times New Roman" w:hAnsi="Times New Roman"/>
          <w:b w:val="false"/>
          <w:bCs w:val="false"/>
          <w:i w:val="false"/>
          <w:iCs w:val="false"/>
          <w:sz w:val="22"/>
          <w:szCs w:val="22"/>
        </w:rPr>
        <w:t xml:space="preserve">Table 5. Bootstrap parameter estimates (n = 500 resamples). CV = coefficient of variation of bootstrap distribution.</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680"/>
        <w:gridCol w:w="1680"/>
        <w:gridCol w:w="2640"/>
        <w:gridCol w:w="1800"/>
      </w:tblGrid>
      <w:tr>
        <w:trPr>
          <w:tblHeader/>
        </w:trPr>
        <w:tc>
          <w:tcPr>
            <w:tcW w:type="dxa" w:w="156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Parameter</w:t>
            </w:r>
          </w:p>
        </w:tc>
        <w:tc>
          <w:tcPr>
            <w:tcW w:type="dxa" w:w="168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Point estimate</w:t>
            </w:r>
          </w:p>
        </w:tc>
        <w:tc>
          <w:tcPr>
            <w:tcW w:type="dxa" w:w="168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Bootstrap mean</w:t>
            </w:r>
          </w:p>
        </w:tc>
        <w:tc>
          <w:tcPr>
            <w:tcW w:type="dxa" w:w="264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95% CI</w:t>
            </w:r>
          </w:p>
        </w:tc>
        <w:tc>
          <w:tcPr>
            <w:tcW w:type="dxa" w:w="1800"/>
            <w:tcBorders>
              <w:top w:val="single" w:color="333333" w:sz="1"/>
              <w:left w:val="single" w:color="333333" w:sz="1"/>
              <w:bottom w:val="single" w:color="333333" w:sz="1"/>
              <w:right w:val="single" w:color="333333" w:sz="1"/>
            </w:tcBorders>
            <w:shd w:fill="EEEEEE"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i w:val="false"/>
                <w:iCs w:val="false"/>
                <w:sz w:val="20"/>
                <w:szCs w:val="20"/>
              </w:rPr>
              <w:t xml:space="preserve">CV (%)</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i w:val="false"/>
                <w:iCs w:val="false"/>
                <w:sz w:val="20"/>
                <w:szCs w:val="20"/>
              </w:rPr>
              <w:t xml:space="preserve">k_rel</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0.0040 h⁻¹</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0.0044 h⁻¹</w:t>
            </w:r>
          </w:p>
        </w:tc>
        <w:tc>
          <w:tcPr>
            <w:tcW w:type="dxa" w:w="2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[0.0028, 0.0061] h⁻¹</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18.2%</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i w:val="false"/>
                <w:iCs w:val="false"/>
                <w:sz w:val="20"/>
                <w:szCs w:val="20"/>
              </w:rPr>
              <w:t xml:space="preserve">k_bind</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0.020 h⁻¹</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0.021 h⁻¹</w:t>
            </w:r>
          </w:p>
        </w:tc>
        <w:tc>
          <w:tcPr>
            <w:tcW w:type="dxa" w:w="2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[0.014, 0.029] h⁻¹</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17.6%</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i w:val="false"/>
                <w:iCs w:val="false"/>
                <w:sz w:val="20"/>
                <w:szCs w:val="20"/>
              </w:rPr>
              <w:t xml:space="preserve">k_clear</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0.350 h⁻¹</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0.352 h⁻¹</w:t>
            </w:r>
          </w:p>
        </w:tc>
        <w:tc>
          <w:tcPr>
            <w:tcW w:type="dxa" w:w="2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[0.301, 0.408] h⁻¹</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7.8%</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bCs/>
                <w:i w:val="false"/>
                <w:iCs w:val="false"/>
                <w:sz w:val="20"/>
                <w:szCs w:val="20"/>
              </w:rPr>
              <w:t xml:space="preserve">k_to</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0.150 h⁻¹</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0.153 h⁻¹</w:t>
            </w:r>
          </w:p>
        </w:tc>
        <w:tc>
          <w:tcPr>
            <w:tcW w:type="dxa" w:w="2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[0.118, 0.192] h⁻¹</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i w:val="false"/>
                <w:iCs w:val="false"/>
                <w:sz w:val="20"/>
                <w:szCs w:val="20"/>
              </w:rPr>
              <w:t xml:space="preserve">11.4%</w:t>
            </w:r>
          </w:p>
        </w:tc>
      </w:tr>
    </w:tbl>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2"/>
        <w:spacing w:line="480" w:lineRule="auto" w:before="120" w:after="0"/>
      </w:pPr>
      <w:r>
        <w:rPr>
          <w:rFonts w:ascii="Times New Roman" w:cs="Times New Roman" w:eastAsia="Times New Roman" w:hAnsi="Times New Roman"/>
          <w:b/>
          <w:bCs/>
          <w:i/>
          <w:iCs/>
          <w:sz w:val="24"/>
          <w:szCs w:val="24"/>
        </w:rPr>
        <w:t xml:space="preserve">Independent cross-validation</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Two independent cross-validation datasets were used to assess generalisability of the reservoir mechanism without parameter refitting. For the Mirzaaghasi et al. [17] dataset (HEK293T-derived DiR-labelled exosomes, 1–8 h), the model reproduced the blood decay and rising hepatic signal with MAE of 0.090 for blood and 0.073 for liver (normalised scale 0–1). For the Wiklander et al. [11] dataset (C2C12-derived DiI-labelled exosomes, 1–24 h), the model reproduced the rapid blood clearance and sustained hepatic accumulation with MAE of 0.118 for blood and 0.080 for liver. In both datasets, the reservoir-free M2 model showed higher liver prediction error (MAE 0.198 and 0.172 respectively), confirming that the reservoir mechanism captures a feature generalisable across exosome source and labelling modality. Cross-validation profiles are shown in Fig 14. Crucially, both the Mirzaaghasi and Wiklander datasets use fluorescent dyes (DiR, DiI) that track intact vesicles rather than degraded label residue, making them appropriate for validating the intact-vesicle kinetic model.</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2"/>
        <w:spacing w:line="480" w:lineRule="auto" w:before="120" w:after="0"/>
      </w:pPr>
      <w:r>
        <w:rPr>
          <w:rFonts w:ascii="Times New Roman" w:cs="Times New Roman" w:eastAsia="Times New Roman" w:hAnsi="Times New Roman"/>
          <w:b/>
          <w:bCs/>
          <w:i/>
          <w:iCs/>
          <w:sz w:val="24"/>
          <w:szCs w:val="24"/>
        </w:rPr>
        <w:t xml:space="preserve">Global sensitivity analysis</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Sobol first-order sensitivity indices (Fig 9) identified k_rel as the dominant source of variance in hepatic AUC (S1 = 0.182), followed by k_bind (S1 = 0.141), V_max (S1 = 0.092), and EC50 (S1 = 0.063). Total-order indices for k_rel and k_bind (ST = 0.213 and 0.168, respectively) exceeded their first-order values, indicating positive interaction between these parameters—consistent with their appearance as the ratio R in the analytical expression for reservoir fraction. The dominance of k_rel over k_bind implies that engineering strategies targeting the release rate may be more effective at prolonging hepatic exposure than those that increase binding affinity.</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2"/>
        <w:spacing w:line="480" w:lineRule="auto" w:before="120" w:after="0"/>
      </w:pPr>
      <w:r>
        <w:rPr>
          <w:rFonts w:ascii="Times New Roman" w:cs="Times New Roman" w:eastAsia="Times New Roman" w:hAnsi="Times New Roman"/>
          <w:b/>
          <w:bCs/>
          <w:i/>
          <w:iCs/>
          <w:sz w:val="24"/>
          <w:szCs w:val="24"/>
        </w:rPr>
        <w:t xml:space="preserve">Retention ratio as a design parameter</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del w:id="114" w:author="Claude" w:date="2026-03-07T00:00:00Z">
        <w:r>
          <w:rPr>
            <w:rFonts w:ascii="Times New Roman" w:cs="Times New Roman" w:eastAsia="Times New Roman" w:hAnsi="Times New Roman"/>
            <w:b w:val="false"/>
            <w:bCs w:val="false"/>
            <w:i w:val="false"/>
            <w:iCs w:val="false"/>
            <w:sz w:val="24"/>
            <w:szCs w:val="24"/>
          </w:rPr>
          <w:delText xml:space="preserve">Systematic variation of R from 0.25 to 12 produced a monotonically increasing relationship with hepatic plateau duration (Fig 10).</w:delText>
        </w:r>
      </w:del>
      <w:ins w:id="115" w:author="Claude" w:date="2026-03-07T00:00:00Z">
        <w:r>
          <w:rPr>
            <w:rFonts w:ascii="Times New Roman" w:cs="Times New Roman" w:eastAsia="Times New Roman" w:hAnsi="Times New Roman"/>
            <w:b w:val="false"/>
            <w:bCs w:val="false"/>
            <w:i w:val="false"/>
            <w:iCs w:val="false"/>
            <w:sz w:val="24"/>
            <w:szCs w:val="24"/>
          </w:rPr>
          <w:t xml:space="preserve">Systematic variation of R from 0.25 to 12 produced a monotonically increasing relationship with hepatic plateau duration (Fig 10; representative hepatic profiles at R = 1, 3, 6, 10 shown in Fig 11).</w:t>
        </w:r>
      </w:ins>
      <w:r>
        <w:rPr>
          <w:rFonts w:ascii="Times New Roman" w:cs="Times New Roman" w:eastAsia="Times New Roman" w:hAnsi="Times New Roman"/>
          <w:b w:val="false"/>
          <w:bCs w:val="false"/>
          <w:i w:val="false"/>
          <w:iCs w:val="false"/>
          <w:sz w:val="24"/>
          <w:szCs w:val="24"/>
        </w:rPr>
        <w:t xml:space="preserve"> At the fitted R ≈ 5.3, the baseline plateau duration is approximately 60 h. Two-dimensional simulations across (R, k_rel) space (Fig 12) revealed that plateau durations exceeding 120 h require simultaneously high R (&gt;8) and low absolute k_rel (&lt;0.01 h⁻¹), demonstrating that R alone is insufficient: the absolute release rate sets a physical ceiling on achievable retention irrespective of the binding-to-release ratio. To provide an experimentally testable quantitative prediction, we simulated the effect of progressive k_rel reductions achievable through surface engineering (Fig 15): reducing k_rel by 25%, 50%, and 75% relative to the fitted value is predicted to extend plateau duration to approximately 71, 89, and 133 h respectively. This provides a concrete, falsifiable prediction that can be tested by comparing exosomes modified with high-affinity phosphatidylserine analogues or HSPG-binding peptides designed to slow receptor off-rates.</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1"/>
        <w:spacing w:line="480" w:lineRule="auto" w:before="240" w:after="0"/>
      </w:pPr>
      <w:r>
        <w:rPr>
          <w:rFonts w:ascii="Times New Roman" w:cs="Times New Roman" w:eastAsia="Times New Roman" w:hAnsi="Times New Roman"/>
          <w:b/>
          <w:bCs/>
          <w:i w:val="false"/>
          <w:iCs w:val="false"/>
          <w:sz w:val="24"/>
          <w:szCs w:val="24"/>
        </w:rPr>
        <w:t xml:space="preserve">Discussion</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The central finding of this study is that a reversible organ reservoir mechanism governed by the retention ratio R = k_bind / k_rel provides a mechanistic explanation for the pharmacokinetic paradox reported consistently in exosome biodistribution literature [11–16]: rapid systemic clearance coexisting with sustained hepatic accumulation. Quantitatively, the reservoir structure improved model fit by 8.4–19.6 AICc units relative to classical alternatives when fitted to the Choi et al. [16] dataset. Cross-validation on the Mirzaaghasi et al. [17] dataset—a different exosome source, labelling method, and observation window—showed that Choi-derived parameters predicted the normalised biphasic profile with MAE 0.063–0.071 versus 0.198 for the reservoir-free model, providing evidence that the reservoir mechanism captures a general feature of murine exosome hepatic pharmacokinetics rather than a dataset-specific fitting artefact.</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The biological interpretation of R is concrete. k_bind reflects net exosome capture by Kupffer cells (CD169, SR-A, Tim4), LSECs (stabilin-2, CLEC4F), and extracellular matrix heparan sulfate proteoglycans [13,16]. k_rel reflects reversal of these interactions through receptor recycling, matrix remodelling, or mechanical shear from sinusoidal blood flow. A fitted R ≈5 corresponds to approximately 83% of organ exosomes residing in the bound state at pseudo-steady state, broadly consistent with histological observations of predominantly Kupffer cell-associated exosome signal at 24 h [11,13].</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The dominance of k_rel over k_bind in Sobol analysis warrants emphasis and has direct engineering implications. Reducing k_rel prolongs the residence time of each bound exosome regardless of how quickly binding occurs, whereas reducing k_bind primarily attenuates the rate of reservoir loading without extending individual exosome dwell time. This asymmetry suggests that surface modifications targeting slow off-rates—such as high-affinity phosphatidylserine analogues, XBBXBX heparan sulfate-binding peptides, or pH-stable lipid anchors—may be more effective at prolonging hepatic AUC than strategies that simply increase binding avidity. Conversely, PEGylation and CD47 surface display, known to reduce exosome clearance primarily via k_bind reduction [5,6], are predicted by our model to decrease hepatic AUC, consistent with observations of reduced liver accumulation for PEGylated exosomes [11].</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The saturating relationship between R and plateau duration (Fig 10) has practical implications for formulation design. Pursuing R &gt; 10 through aggressive surface engineering may not be cost-effective given diminishing returns above R ≈6. The two-dimensional (R, k_rel) parameter landscape (Fig 12) identifies a narrow high-value design region combining R &gt; 8 with k_rel &lt; 0.01 h⁻¹ for plateau durations exceeding 90 h. In the context of repeat dosing, the model predicts accumulation when dosing intervals fall below the plateau duration, which could be exploited for sustained hepatic drug delivery or may represent a safety consideration for repeated administration regimens.</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Prior pharmacokinetic modelling of exosomes has largely relied on non-compartmental analysis or classical two-compartment fitting, neither of which can mechanistically account for the blood-organ decoupling [2,3,16]. PBPK models for nanoparticles have incorporated tissue binding terms [18,22], but to our knowledge no prior study has defined a dimensionless ratio analogous to R as an explicit exosome engineering design parameter, nor performed cross-validation across independent exosome datasets. The present framework bridges these gaps.</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A quantitative discrepancy in the hepatic compartment warrants explicit discussion. Although M3 correctly reproduces the qualitative trajectory of hepatic exosome concentration—ascending accumulation concurrent with blood-phase decay, followed by a sustained plateau—the predicted absolute magnitudes are systematically lower than the observed %ID values reported by Choi et al. [16] (model peak approximately 12 %ID versus observed approximately 45 %ID at 24 h). We attribute this discrepancy primarily to a fundamental mismatch between the model state variable and the experimental observable: the model tracks intact circulating exosomes, whereas the ₉₉Zr PET/SPECT signal reflects total radiolabel retained within the liver volume regardless of vesicle integrity. ₉₉Zr chelated to degraded exosome membranes is not cleared at the same rate as intact vesicles; it accumulates in lysosomes and may bind non-specifically to hepatic matrix, producing a monotonically rising label signal that is decoupled from the pharmacokinetics of intact exosomes. This label-persistence artefact is acknowledged by Choi et al. themselves as an inherent limitation of radionuclide-based biodistribution quantification [16], and its systematic nature—a consistent 3–4-fold elevation throughout the 24–168 h window—is consistent with an additive trapped-label pool rather than model misspecification. Two secondary biological factors may further contribute. Intrahepatic spatial heterogeneity, specifically the periportal-to-centrilobular gradient of Kupffer cell density and the combined contributions of LSECs and hepatic stellate cells [13], could sustain locally higher apparent concentrations than a spatially homogeneous compartment model predicts. Additionally, the absence of an irreversible intracellular sequestration pathway in the current model means that exosomes undergoing complete endolysosomal processing are not separately accounted for. Critically, the cross-validation results (MAE 0.063–0.071 on normalised profiles) confirm that the reservoir mechanism correctly captures the kinetic shape of hepatic accumulation across independent datasets, and the retention ratio R retains its interpretive validity as a descriptor of reversible binding-to-release kinetics irrespective of this absolute scaling discrepancy. Future model extensions incorporating an explicit label-degradation correction term are expected to resolve the offset without altering the qualitative conclusions.</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Several limitations of the current study are acknowledged and inform the roadmap for future work, as detailed in the dedicated Limitations section below.</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1"/>
        <w:spacing w:line="480" w:lineRule="auto" w:before="240" w:after="0"/>
      </w:pPr>
      <w:r>
        <w:rPr>
          <w:rFonts w:ascii="Times New Roman" w:cs="Times New Roman" w:eastAsia="Times New Roman" w:hAnsi="Times New Roman"/>
          <w:b/>
          <w:bCs/>
          <w:i w:val="false"/>
          <w:iCs w:val="false"/>
          <w:sz w:val="24"/>
          <w:szCs w:val="24"/>
        </w:rPr>
        <w:t xml:space="preserve">Limitations and Future Directions</w:t>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The present study has several limitations that are explicitly acknowledged and that directly motivate future work.</w:t>
      </w:r>
    </w:p>
    <w:p>
      <w:pPr>
        <w:spacing w:line="480" w:lineRule="auto" w:before="0" w:after="0"/>
        <w:jc w:val="both"/>
      </w:pPr>
      <w:r>
        <w:rPr>
          <w:rFonts w:ascii="Times New Roman" w:cs="Times New Roman" w:eastAsia="Times New Roman" w:hAnsi="Times New Roman"/>
          <w:b/>
          <w:bCs/>
          <w:i w:val="false"/>
          <w:iCs w:val="false"/>
          <w:sz w:val="24"/>
          <w:szCs w:val="24"/>
        </w:rPr>
        <w:t xml:space="preserve">Limitation 1: Systematic underestimation of absolute hepatic concentration.</w:t>
      </w:r>
      <w:r>
        <w:rPr>
          <w:rFonts w:ascii="Times New Roman" w:cs="Times New Roman" w:eastAsia="Times New Roman" w:hAnsi="Times New Roman"/>
          <w:b w:val="false"/>
          <w:bCs w:val="false"/>
          <w:i w:val="false"/>
          <w:iCs w:val="false"/>
          <w:sz w:val="24"/>
          <w:szCs w:val="24"/>
        </w:rPr>
        <w:t xml:space="preserve"> The M3 model predicts a hepatic peak of approximately 12 %ID against an observed value of approximately 45 %ID in the Choi et al. [16] dataset, a 3–4-fold systematic underestimation. We attribute this primarily to </w:t>
      </w:r>
      <w:del w:id="118" w:author="Claude" w:date="2026-03-07T00:00:00Z">
        <w:r>
          <w:rPr>
            <w:rFonts w:ascii="Times New Roman" w:cs="Times New Roman" w:eastAsia="Times New Roman" w:hAnsi="Times New Roman"/>
            <w:b w:val="false"/>
            <w:bCs w:val="false"/>
            <w:i w:val="false"/>
            <w:iCs w:val="false"/>
            <w:sz w:val="24"/>
            <w:szCs w:val="24"/>
          </w:rPr>
          <w:delText xml:space="preserve">label-persistence artefact: ₙ⁹Zr chelated to vesicle-degradation products is not eliminated at the same rate as intact exosomes</w:delText>
        </w:r>
      </w:del>
      <w:ins w:id="119" w:author="Claude" w:date="2026-03-07T00:00:00Z">
        <w:r>
          <w:rPr>
            <w:rFonts w:ascii="Times New Roman" w:cs="Times New Roman" w:eastAsia="Times New Roman" w:hAnsi="Times New Roman"/>
            <w:b w:val="false"/>
            <w:bCs w:val="false"/>
            <w:i w:val="false"/>
            <w:iCs w:val="false"/>
            <w:sz w:val="24"/>
            <w:szCs w:val="24"/>
          </w:rPr>
          <w:t xml:space="preserve">label-persistence artefact: ⁹⁹Zr chelated to vesicle-degradation products is not eliminated at the same rate as intact exosomes</w:t>
        </w:r>
      </w:ins>
      <w:r>
        <w:rPr>
          <w:rFonts w:ascii="Times New Roman" w:cs="Times New Roman" w:eastAsia="Times New Roman" w:hAnsi="Times New Roman"/>
          <w:b w:val="false"/>
          <w:bCs w:val="false"/>
          <w:i w:val="false"/>
          <w:iCs w:val="false"/>
          <w:sz w:val="24"/>
          <w:szCs w:val="24"/>
        </w:rPr>
        <w:t xml:space="preserve"> and accumulates as an additive signal decoupled from pharmacokinetically active vesicles. Contributory factors include the absence of an irreversible intracellular sequestration compartment and the spatial homogeneity assumption discussed below. We openly acknowledge that the current model cannot be used to predict absolute hepatic %ID values; its validated domain is the kinetic shape and relative dynamics of organ accumulation. Future model versions will incorporate an explicit radiolabel-degradation correction term and a separate intracellular-sequestration state to resolve this offset.</w:t>
      </w:r>
    </w:p>
    <w:p>
      <w:pPr>
        <w:spacing w:line="480" w:lineRule="auto" w:before="0" w:after="0"/>
        <w:jc w:val="both"/>
      </w:pPr>
      <w:r>
        <w:rPr>
          <w:rFonts w:ascii="Times New Roman" w:cs="Times New Roman" w:eastAsia="Times New Roman" w:hAnsi="Times New Roman"/>
          <w:b/>
          <w:bCs/>
          <w:i w:val="false"/>
          <w:iCs w:val="false"/>
          <w:sz w:val="24"/>
          <w:szCs w:val="24"/>
        </w:rPr>
        <w:t xml:space="preserve">Limitation 2: Cross-validation on normalised rather than absolute data.</w:t>
      </w:r>
      <w:r>
        <w:rPr>
          <w:rFonts w:ascii="Times New Roman" w:cs="Times New Roman" w:eastAsia="Times New Roman" w:hAnsi="Times New Roman"/>
          <w:b w:val="false"/>
          <w:bCs w:val="false"/>
          <w:i w:val="false"/>
          <w:iCs w:val="false"/>
          <w:sz w:val="24"/>
          <w:szCs w:val="24"/>
        </w:rPr>
        <w:t xml:space="preserve"> The Mirzaaghasi et al. [17] dataset provides DiR fluorescence intensities without absolute %ID calibration. Cross-validation was therefore performed on profiles normalised to t = 1 h, validating kinetic shape but not absolute magnitude. This is a genuine limitation: a reviewer might argue that normalised comparison primarily tests the decay rate rather than the reservoir mechanism. We acknowledge this directly and note that absolute cross-validation requires studies that simultaneously report both radionuclide-based %ID and fluorescence signal on the same animal cohort, which does not yet exist in the published literature. We intend to address this in a follow-up study using dual-labelled exosomes permitting simultaneous fluorescence tracking and absolute radionuclide quantification.</w:t>
      </w:r>
    </w:p>
    <w:p>
      <w:pPr>
        <w:spacing w:line="480" w:lineRule="auto" w:before="0" w:after="0"/>
        <w:jc w:val="both"/>
      </w:pPr>
      <w:r>
        <w:rPr>
          <w:rFonts w:ascii="Times New Roman" w:cs="Times New Roman" w:eastAsia="Times New Roman" w:hAnsi="Times New Roman"/>
          <w:b/>
          <w:bCs/>
          <w:i w:val="false"/>
          <w:iCs w:val="false"/>
          <w:sz w:val="24"/>
          <w:szCs w:val="24"/>
        </w:rPr>
        <w:t xml:space="preserve">Limitation 3: Spatially homogeneous liver compartment.</w:t>
      </w:r>
      <w:r>
        <w:rPr>
          <w:rFonts w:ascii="Times New Roman" w:cs="Times New Roman" w:eastAsia="Times New Roman" w:hAnsi="Times New Roman"/>
          <w:b w:val="false"/>
          <w:bCs w:val="false"/>
          <w:i w:val="false"/>
          <w:iCs w:val="false"/>
          <w:sz w:val="24"/>
          <w:szCs w:val="24"/>
        </w:rPr>
        <w:t xml:space="preserve"> The model treats the liver as a single well-mixed compartment, neglecting the periportal-to-centrilobular gradient of Kupffer cell density, the distinct capture efficiencies of LSECs (stabilin-2, CLEC4F) versus Kupffer cells (CD169, Tim4) versus hepatic stellate cells, and sinusoidal flow-dependent deposition. These omissions may contribute to the absolute magnitude discrepancy described above. A physiologically based pharmacokinetic (PBPK) extension partitioning the liver into periportal, midzonal, and centrilobular subcompartments with cell-type-specific binding kinetics is planned as a next modelling iteration.</w:t>
      </w:r>
    </w:p>
    <w:p>
      <w:pPr>
        <w:spacing w:line="480" w:lineRule="auto" w:before="0" w:after="0"/>
        <w:jc w:val="both"/>
      </w:pPr>
      <w:r>
        <w:rPr>
          <w:rFonts w:ascii="Times New Roman" w:cs="Times New Roman" w:eastAsia="Times New Roman" w:hAnsi="Times New Roman"/>
          <w:b/>
          <w:bCs/>
          <w:i w:val="false"/>
          <w:iCs w:val="false"/>
          <w:sz w:val="24"/>
          <w:szCs w:val="24"/>
        </w:rPr>
        <w:t xml:space="preserve">Limitation 4: Fixed pharmacodynamic parameters not fitted to data.</w:t>
      </w:r>
      <w:r>
        <w:rPr>
          <w:rFonts w:ascii="Times New Roman" w:cs="Times New Roman" w:eastAsia="Times New Roman" w:hAnsi="Times New Roman"/>
          <w:b w:val="false"/>
          <w:bCs w:val="false"/>
          <w:i w:val="false"/>
          <w:iCs w:val="false"/>
          <w:sz w:val="24"/>
          <w:szCs w:val="24"/>
        </w:rPr>
        <w:t xml:space="preserve"> </w:t>
      </w:r>
      <w:del w:id="116" w:author="Claude" w:date="2026-03-07T00:00:00Z">
        <w:r>
          <w:rPr>
            <w:rFonts w:ascii="Times New Roman" w:cs="Times New Roman" w:eastAsia="Times New Roman" w:hAnsi="Times New Roman"/>
            <w:b w:val="false"/>
            <w:bCs w:val="false"/>
            <w:i w:val="false"/>
            <w:iCs w:val="false"/>
            <w:sz w:val="24"/>
            <w:szCs w:val="24"/>
          </w:rPr>
          <w:delText xml:space="preserve">The pharmacodynamic module (V_max, K_m, k_deg, q, k_cleard, EC50) was fixed at</w:delText>
        </w:r>
      </w:del>
      <w:ins w:id="117" w:author="Claude" w:date="2026-03-07T00:00:00Z">
        <w:r>
          <w:rPr>
            <w:rFonts w:ascii="Times New Roman" w:cs="Times New Roman" w:eastAsia="Times New Roman" w:hAnsi="Times New Roman"/>
            <w:b w:val="false"/>
            <w:bCs w:val="false"/>
            <w:i w:val="false"/>
            <w:iCs w:val="false"/>
            <w:sz w:val="24"/>
            <w:szCs w:val="24"/>
          </w:rPr>
          <w:t xml:space="preserve">The pharmacodynamic module (V_max, K_m, k_deg, q, k_clear,d, EC50) was fixed at</w:t>
        </w:r>
      </w:ins>
      <w:r>
        <w:rPr>
          <w:rFonts w:ascii="Times New Roman" w:cs="Times New Roman" w:eastAsia="Times New Roman" w:hAnsi="Times New Roman"/>
          <w:b w:val="false"/>
          <w:bCs w:val="false"/>
          <w:i w:val="false"/>
          <w:iCs w:val="false"/>
          <w:sz w:val="24"/>
          <w:szCs w:val="24"/>
        </w:rPr>
        <w:t xml:space="preserve"> literature-informed or assumed values rather than estimated from the fitting data, because no intracellular cargo or therapeutic effect measurements were available in the Choi et al. dataset. The near-zero intracellular uptake rate visible in Fig 3 is a direct consequence of the chosen V_max/K_m values and does not reflect a model failure per se, but it means that the drug concentration (Fig 4) and therapeutic effect (Fig 5) trajectories are illustrative projections rather than data-validated predictions. We are explicit about this: these figures demonstrate the structural capability of the PD module and the plausibility of delayed intracellular drug accumulation given the reservoir-driven input, but they should not be interpreted as quantitative predictions of therapeutic outcome. Future work will incorporate paired cargo-release measurements (e.g., miRNA copy numbers or fluorescent small-molecule release kinetics) to fit and validate the PD module independently.</w:t>
      </w:r>
    </w:p>
    <w:p>
      <w:pPr>
        <w:spacing w:line="480" w:lineRule="auto" w:before="0" w:after="0"/>
        <w:jc w:val="both"/>
      </w:pPr>
      <w:r>
        <w:rPr>
          <w:rFonts w:ascii="Times New Roman" w:cs="Times New Roman" w:eastAsia="Times New Roman" w:hAnsi="Times New Roman"/>
          <w:b/>
          <w:bCs/>
          <w:i w:val="false"/>
          <w:iCs w:val="false"/>
          <w:sz w:val="24"/>
          <w:szCs w:val="24"/>
        </w:rPr>
        <w:t xml:space="preserve">Limitation 5: Protein corona dynamics not modelled.</w:t>
      </w:r>
      <w:r>
        <w:rPr>
          <w:rFonts w:ascii="Times New Roman" w:cs="Times New Roman" w:eastAsia="Times New Roman" w:hAnsi="Times New Roman"/>
          <w:b w:val="false"/>
          <w:bCs w:val="false"/>
          <w:i w:val="false"/>
          <w:iCs w:val="false"/>
          <w:sz w:val="24"/>
          <w:szCs w:val="24"/>
        </w:rPr>
        <w:t xml:space="preserve"> The model treats k_bind and k_rel as time-invariant constants, whereas in vivo protein corona formation begins within seconds of intravenous injection and progressively alters surface receptor accessibility in a time- and concentration-dependent manner [4,5]. Corona-driven opsonisation may substantially increase effective k_bind during the first hour, while corona maturation may reduce it thereafter, producing a transient non-stationarity that our model cannot capture. Incorporating time-varying corona formation as a multiplicative modifier on k_bind represents an important next step, particularly for predicting the consequences of surface engineering strategies (PEGylation, CD47 display) that operate primarily by modulating corona composition.</w:t>
      </w:r>
    </w:p>
    <w:p>
      <w:pPr>
        <w:spacing w:line="480" w:lineRule="auto" w:before="0" w:after="0"/>
        <w:jc w:val="both"/>
      </w:pPr>
      <w:r>
        <w:rPr>
          <w:rFonts w:ascii="Times New Roman" w:cs="Times New Roman" w:eastAsia="Times New Roman" w:hAnsi="Times New Roman"/>
          <w:b/>
          <w:bCs/>
          <w:i w:val="false"/>
          <w:iCs w:val="false"/>
          <w:sz w:val="24"/>
          <w:szCs w:val="24"/>
        </w:rPr>
        <w:t xml:space="preserve">Limitation 6: Single-species, single-organ focus.</w:t>
      </w:r>
      <w:r>
        <w:rPr>
          <w:rFonts w:ascii="Times New Roman" w:cs="Times New Roman" w:eastAsia="Times New Roman" w:hAnsi="Times New Roman"/>
          <w:b w:val="false"/>
          <w:bCs w:val="false"/>
          <w:i w:val="false"/>
          <w:iCs w:val="false"/>
          <w:sz w:val="24"/>
          <w:szCs w:val="24"/>
        </w:rPr>
        <w:t xml:space="preserve"> All data used in this study were obtained from intravenously administered exosomes in ICR mice, limiting direct translation to other species or routes of administration. The hepatic focus also means that parallel retention dynamics in the spleen—another major exosome-accumulating organ—are not modelled. Extending the framework to incorporate splenic and pulmonary compartments, and applying allometric scaling to translate rate constants to rat or human predictions, is a planned extension that will be addressed in a subsequent multi-organ PBPK paper.</w:t>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Notwithstanding these limitations, the core findings of this study—the superiority of the reservoir model by decisive AICc margins, the cross-dataset validation of kinetic shape, the identifiability of R, and the sensitivity-analysis-guided engineering implications—remain robust. The limitations described above do not invalidate the central mechanistic conclusion; they define a clear and tractable roadmap for iterative model refinement. Code, data, and parameter files will be deposited to a public repository (Zenodo) upon acceptance to enable independent extension by the community.</w:t>
      </w:r>
    </w:p>
    <w:p>
      <w:pPr>
        <w:pStyle w:val="Heading1"/>
        <w:spacing w:line="480" w:lineRule="auto" w:before="240" w:after="0"/>
      </w:pPr>
      <w:r>
        <w:rPr>
          <w:rFonts w:ascii="Times New Roman" w:cs="Times New Roman" w:eastAsia="Times New Roman" w:hAnsi="Times New Roman"/>
          <w:b/>
          <w:bCs/>
          <w:i w:val="false"/>
          <w:iCs w:val="false"/>
          <w:sz w:val="24"/>
          <w:szCs w:val="24"/>
        </w:rPr>
        <w:t xml:space="preserve">Conclusion</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We developed and cross-validated a multi-scale systems pharmacology model that mechanistically explains the paradoxical pharmacokinetics of exosome-based delivery systems through a reversible hepatic reservoir governed by the dimensionless retention ratio R = k_bind / k_rel. The model was fitted to quantitative ₉₉Zr-exosome in vivo data [16] and cross-validated without refitting on an independent DiR-labelled HEK293T exosome dataset [17], confirming that the biphasic retention pattern generalises across exosome source and labelling method. The reservoir model outperforms classical compartment structures by statistically decisive margins (AICc improvement 8.4–19.6 units), bootstrap analysis confirms parameter identifiability, and global sensitivity analysis identifies k_rel as the primary engineering lever. The retention ratio constitutes a biologically interpretable, empirically cross-validated, and experimentally actionable design metric for engineering exosome therapeutics with tunable hepatic retention profiles.</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1"/>
        <w:spacing w:line="480" w:lineRule="auto" w:before="240" w:after="0"/>
      </w:pPr>
      <w:r>
        <w:rPr>
          <w:rFonts w:ascii="Times New Roman" w:cs="Times New Roman" w:eastAsia="Times New Roman" w:hAnsi="Times New Roman"/>
          <w:b/>
          <w:bCs/>
          <w:i w:val="false"/>
          <w:iCs w:val="false"/>
          <w:sz w:val="24"/>
          <w:szCs w:val="24"/>
        </w:rPr>
        <w:t xml:space="preserve">Supporting information</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S1 Code. Python simulation code and parameter estimation scripts will be deposited to Zenodo upon acceptance and made freely available under MIT licence.</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1"/>
        <w:spacing w:line="480" w:lineRule="auto" w:before="240" w:after="0"/>
      </w:pPr>
      <w:r>
        <w:rPr>
          <w:rFonts w:ascii="Times New Roman" w:cs="Times New Roman" w:eastAsia="Times New Roman" w:hAnsi="Times New Roman"/>
          <w:b/>
          <w:bCs/>
          <w:i w:val="false"/>
          <w:iCs w:val="false"/>
          <w:sz w:val="24"/>
          <w:szCs w:val="24"/>
        </w:rPr>
        <w:t xml:space="preserve">Acknowledgments</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The author thanks the University of Debrecen Biotechnology Program for academic mentorship and computational access. The author acknowledges the contributions of Choi et al. and Mirzaaghasi et al. whose publicly available datasets made this work possible.</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1"/>
        <w:spacing w:line="480" w:lineRule="auto" w:before="240" w:after="0"/>
      </w:pPr>
      <w:r>
        <w:rPr>
          <w:rFonts w:ascii="Times New Roman" w:cs="Times New Roman" w:eastAsia="Times New Roman" w:hAnsi="Times New Roman"/>
          <w:b/>
          <w:bCs/>
          <w:i w:val="false"/>
          <w:iCs w:val="false"/>
          <w:sz w:val="24"/>
          <w:szCs w:val="24"/>
        </w:rPr>
        <w:t xml:space="preserve">Author contributions</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Conceptualization: Shen Zhuofan. Data curation: Shen Zhuofan. Formal analysis: Shen Zhuofan. Investigation: Shen Zhuofan. Methodology: Shen Zhuofan. Software: Shen Zhuofan. Visualization: Shen Zhuofan. Writing – original draft: Shen Zhuofan. Writing – review &amp; editing: Shen Zhuofan.</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1"/>
        <w:spacing w:line="480" w:lineRule="auto" w:before="240" w:after="0"/>
      </w:pPr>
      <w:r>
        <w:rPr>
          <w:rFonts w:ascii="Times New Roman" w:cs="Times New Roman" w:eastAsia="Times New Roman" w:hAnsi="Times New Roman"/>
          <w:b/>
          <w:bCs/>
          <w:i w:val="false"/>
          <w:iCs w:val="false"/>
          <w:sz w:val="24"/>
          <w:szCs w:val="24"/>
        </w:rPr>
        <w:t xml:space="preserve">Funding</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The author received no specific funding for this work.</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1"/>
        <w:spacing w:line="480" w:lineRule="auto" w:before="240" w:after="0"/>
      </w:pPr>
      <w:r>
        <w:rPr>
          <w:rFonts w:ascii="Times New Roman" w:cs="Times New Roman" w:eastAsia="Times New Roman" w:hAnsi="Times New Roman"/>
          <w:b/>
          <w:bCs/>
          <w:i w:val="false"/>
          <w:iCs w:val="false"/>
          <w:sz w:val="24"/>
          <w:szCs w:val="24"/>
        </w:rPr>
        <w:t xml:space="preserve">Competing interests</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The author has declared that no competing interests exist.</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1"/>
        <w:spacing w:line="480" w:lineRule="auto" w:before="240" w:after="0"/>
      </w:pPr>
      <w:r>
        <w:rPr>
          <w:rFonts w:ascii="Times New Roman" w:cs="Times New Roman" w:eastAsia="Times New Roman" w:hAnsi="Times New Roman"/>
          <w:b/>
          <w:bCs/>
          <w:i w:val="false"/>
          <w:iCs w:val="false"/>
          <w:sz w:val="24"/>
          <w:szCs w:val="24"/>
        </w:rPr>
        <w:t xml:space="preserve">Data availability</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jc w:val="both"/>
      </w:pPr>
      <w:r>
        <w:rPr>
          <w:rFonts w:ascii="Times New Roman" w:cs="Times New Roman" w:eastAsia="Times New Roman" w:hAnsi="Times New Roman"/>
          <w:b w:val="false"/>
          <w:bCs w:val="false"/>
          <w:i w:val="false"/>
          <w:iCs w:val="false"/>
          <w:sz w:val="24"/>
          <w:szCs w:val="24"/>
        </w:rPr>
        <w:t xml:space="preserve">All reference data are from publicly available open-access publications: Choi et al. (Pharmaceutics 2022, doi:10.3390/pharmaceutics14061118, CC BY 4.0) and Mirzaaghasi et al. (Pharmaceutics 2021, doi:10.3390/pharmaceutics13030427, CC BY 4.0). Data extracted via WebPlotDigitizer are provided in Tables 1–2 of this manuscript. Simulation code will be deposited to a public repository upon acceptance.</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pStyle w:val="Heading1"/>
        <w:spacing w:line="480" w:lineRule="auto" w:before="240" w:after="0"/>
      </w:pPr>
      <w:r>
        <w:rPr>
          <w:rFonts w:ascii="Times New Roman" w:cs="Times New Roman" w:eastAsia="Times New Roman" w:hAnsi="Times New Roman"/>
          <w:b/>
          <w:bCs/>
          <w:i w:val="false"/>
          <w:iCs w:val="false"/>
          <w:sz w:val="24"/>
          <w:szCs w:val="24"/>
        </w:rPr>
        <w:t xml:space="preserve">References</w:t>
      </w:r>
    </w:p>
    <w:p>
      <w:pPr>
        <w:spacing w:line="480" w:lineRule="auto"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1. Raposo G, Stoorvogel W. Extracellular vesicles: exosomes, microvesicles and friends. J Cell Biol. 2013;200(4):373–383. doi:10.1083/jcb.201211138</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2. Kalluri R, LeBleu VS. The biology, function, and biomedical applications of exosomes. Science. 2020;367(6478):eaau6977. doi:10.1126/science.aau6977</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3. Théry C, Tkach M. Communication by extracellular vesicles: where we are and where we need to go. Cell. 2016;164(6):1226–1232. doi:10.1016/j.cell.2016.01.043</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4. van Niel G, D’Angelo G, Raposo G. Shedding light on the cell biology of extracellular vesicles. Nat Rev Mol Cell Biol. 2018;19(4):213–228. doi:10.1038/nrm.2017.125</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5. Yáñez-Mó M, et al. Biological properties of extracellular vesicles and their physiological functions. J Extracell Vesicles. 2015;4:27066. doi:10.3402/jev.v4.27066</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6. El Andaloussi S, Mäger I, Breakefield XO, Wood MJA. Extracellular vesicles: biology and emerging therapeutic opportunities. Nat Rev Drug Discov. 2013;12(5):347–357. doi:10.1038/nrd3978</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7. Batrakova EV, Kim MS. Using exosomes as naturally engineered nanocarriers for drug delivery. J Control Release. 2015;219:396–405. doi:10.1016/j.jconrel.2015.07.030</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8. Kamerkar S, et al. Exosomes facilitate therapeutic targeting of oncogenic KRAS in pancreatic cancer. Nature. 2017;546(7659):498–503. doi:10.1038/nature22341</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9. Armstrong JP, Holme MN, Stevens MM. Re-engineering extracellular vesicles as smart nanoscale therapeutics. ACS Nano. 2017;11(1):69–83. doi:10.1021/acsnano.6b07607</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10. Luan X, et al. Engineering exosomes as refined biological nanoplatforms for drug delivery. Acta Pharm Sin B. 2017;7(5):539–553. doi:10.1016/j.apsb.2017.06.003</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11. Wiklander OPB, et al. Extracellular vesicle in vivo biodistribution is determined by cell source, route of administration and targeting. J Extracell Vesicles. 2015;4:26316. doi:10.3402/jev.v4.26316</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12. Imai T, et al. Macrophage-dependent clearance of systemically administered B16BL6-derived exosomes from blood circulation in mice. J Extracell Vesicles. 2015;4:26238. doi:10.3402/jev.v4.26238</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13. Saunderson SC, Dunn AC, Crocker PR, McLellan AD. CD169 mediates the capture of exosomes in spleen and lymph node. Blood. 2014;123(2):208–216. doi:10.1182/blood-2013-03-489732</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14. Takahashi Y, et al. Visualization and in vivo tracking of extracellular vesicles. J Extracell Vesicles. 2013;2:20271. doi:10.3402/jev.v2i0.20271</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15. Morishita M, et al. Pharmacokinetics of exosomes. J Pharm Sci. 2017;106(9):2265–2269. doi:10.1016/j.xphs.2017.02.030</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16. Choi H, Kim MY, Kim DH, et al. Quantitative biodistribution and pharmacokinetics study of GMP-grade exosomes labeled with ₉₉Zr radioisotope in mice and rats. Pharmaceutics. 2022;14(6):1118. doi:10.3390/pharmaceutics14061118</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17. Mirzaaghasi A, Han Y, Ahn SH, Choi C, Park JH. Biodistribution and pharmacokinetics of liposomes and exosomes in a mouse model of sepsis. Pharmaceutics. 2021;13(3):427. doi:10.3390/pharmaceutics13030427</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18. Rowland M, Tozer TN. Clinical Pharmacokinetics and Pharmacodynamics. 4th ed. Philadelphia: Lippincott Williams &amp; Wilkins; 2011.</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19. Bonate PL. Pharmacokinetic-Pharmacodynamic Modeling and Simulation. 2nd ed. New York: Springer; 2011.</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20. Gabrielsson J, Weiner D. Pharmacokinetic and Pharmacodynamic Data Analysis. 5th ed. Stockholm: Swedish Pharmaceutical Press; 2016.</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21. Jusko WJ, Mager DE. Tissue binding and distribution. J Pharmacokinet Pharmacodyn. 2008;35(1):1–8.</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22. Danhof M, et al. Mechanism-based pharmacokinetic-pharmacodynamic modeling. Annu Rev Pharmacol Toxicol. 2007;47:357–400.</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23. Kuepfer L, et al. Applied concepts in PBPK modeling. CPT Pharmacometrics Syst Pharmacol. 2016;5(10):516–531.</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24. Mager DE, Jusko WJ. Development of translational PK-PD models. Clin Pharmacol Ther. 2008;83(6):909–912.</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25. Sorger PK, et al. Quantitative and systems pharmacology in the post-genomic era. QSP Workshop Group White Paper; 2011.</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26. Murray JD. Mathematical Biology. 3rd ed. New York: Springer; 2002.</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27. Keener J, Sneyd J. Mathematical Physiology. 2nd ed. New York: Springer; 2009.</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28. Raue A, et al. Structural and practical identifiability analysis. Bioinformatics. 2009;25(15):1923–1929.</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29. Akaike H. A new look at statistical model identification. IEEE Trans Autom Control. 1974;19(6):716–723.</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30. Burnham KP, Anderson DR. Model Selection and Multimodel Inference. 2nd ed. New York: Springer; 2002.</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31. Saltelli A, et al. Global Sensitivity Analysis: The Primer. Chichester: Wiley; 2008.</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32. Herman J, Usher W. SALib: an open-source Python library for sensitivity analysis. J Open Source Softw. 2017;2(9):97.</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33. Burnham KP, Anderson DR. Multimodel inference: understanding AIC and BIC. Sociol Methods Res. 2004;33(2):261–304.</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34. Efron B, Tibshirani RJ. An Introduction to the Bootstrap. New York: Chapman &amp; Hall; 1993.</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35. Tian T, et al. Dynamics of exosome internalization and trafficking. J Cell Physiol. 2013;228(7):1487–1495.</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36. Simonsen JB. What are we looking at? Extracellular vesicles, lipoproteins, or both? Circ Res. 2017;121(8):920–922.</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37. Kitano H. Computational systems biology. Nature. 2002;420(6912):206–210.</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38. Strogatz SH. Nonlinear Dynamics and Chaos. 2nd ed. Boulder: Westview Press; 2015.</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39. Shen Z. A computational multi-scale framework for modeling exosome-mediated drug delivery with reversible reservoir retention dynamics. Research Square. 2026. doi:10.21203/rs.3.rs-7939584/v1</w:t>
      </w:r>
    </w:p>
    <w:p>
      <w:pPr>
        <w:spacing w:line="480" w:lineRule="auto" w:before="0" w:after="0"/>
        <w:ind w:left="360" w:hanging="360"/>
        <w:jc w:val="both"/>
      </w:pPr>
      <w:r>
        <w:rPr>
          <w:rFonts w:ascii="Times New Roman" w:cs="Times New Roman" w:eastAsia="Times New Roman" w:hAnsi="Times New Roman"/>
          <w:b w:val="false"/>
          <w:bCs w:val="false"/>
          <w:i w:val="false"/>
          <w:iCs w:val="false"/>
          <w:sz w:val="22"/>
          <w:szCs w:val="22"/>
        </w:rPr>
        <w:t xml:space="preserve">40. Shen Z. Computational modeling of exosome pharmacokinetics and retention dynamics. Research Square. 2026. doi:10.21203/rs.3.rs-8968566/v1</w:t>
      </w:r>
    </w:p>
    <w:sectPr>
      <w:pgSz w:w="12240" w:h="15840" w:orient="portrait"/>
      <w:pgMar w:top="1440" w:right="1440" w:bottom="1440" w:left="1440" w:header="708" w:footer="708" w:gutter="0"/>
      <w:lnNumType w:countBy="1" w:restart="newPage"/>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line="480" w:lineRule="auto" w:before="240" w:after="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lineRule="auto" w:before="120" w:after="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2026-03-05T19:45:39.207Z</dcterms:created>
  <dcterms:modified xsi:type="dcterms:W3CDTF">2026-03-05T19:45:39.208Z</dcterms:modified>
</cp:coreProperties>
</file>

<file path=docProps/custom.xml><?xml version="1.0" encoding="utf-8"?>
<Properties xmlns="http://schemas.openxmlformats.org/officeDocument/2006/custom-properties" xmlns:vt="http://schemas.openxmlformats.org/officeDocument/2006/docPropsVTypes"/>
</file>